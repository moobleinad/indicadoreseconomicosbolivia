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08"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-881379</wp:posOffset>
            </wp:positionV>
            <wp:extent cx="7776000" cy="10044220"/>
            <wp:effectExtent b="0" l="0" r="0" t="0"/>
            <wp:wrapNone/>
            <wp:docPr id="572202705" name="image1.png"/>
            <a:graphic>
              <a:graphicData uri="http://schemas.openxmlformats.org/drawingml/2006/picture">
                <pic:pic>
                  <pic:nvPicPr>
                    <pic:cNvPr id="0" name="image1.png"/>
                    <pic:cNvPicPr preferRelativeResize="0"/>
                  </pic:nvPicPr>
                  <pic:blipFill>
                    <a:blip r:embed="rId7"/>
                    <a:srcRect b="0" l="15" r="15" t="0"/>
                    <a:stretch>
                      <a:fillRect/>
                    </a:stretch>
                  </pic:blipFill>
                  <pic:spPr>
                    <a:xfrm>
                      <a:off x="0" y="0"/>
                      <a:ext cx="7776000" cy="10044220"/>
                    </a:xfrm>
                    <a:prstGeom prst="rect"/>
                    <a:ln/>
                  </pic:spPr>
                </pic:pic>
              </a:graphicData>
            </a:graphic>
          </wp:anchor>
        </w:drawing>
      </w:r>
    </w:p>
    <w:p w:rsidR="00000000" w:rsidDel="00000000" w:rsidP="00000000" w:rsidRDefault="00000000" w:rsidRPr="00000000" w14:paraId="00000002">
      <w:pPr>
        <w:ind w:left="708" w:firstLine="0"/>
        <w:rPr/>
      </w:pPr>
      <w:r w:rsidDel="00000000" w:rsidR="00000000" w:rsidRPr="00000000">
        <w:rPr>
          <w:rtl w:val="0"/>
        </w:rPr>
      </w:r>
    </w:p>
    <w:p w:rsidR="00000000" w:rsidDel="00000000" w:rsidP="00000000" w:rsidRDefault="00000000" w:rsidRPr="00000000" w14:paraId="00000003">
      <w:pPr>
        <w:ind w:left="708" w:firstLine="0"/>
        <w:rPr/>
      </w:pPr>
      <w:r w:rsidDel="00000000" w:rsidR="00000000" w:rsidRPr="00000000">
        <w:rPr>
          <w:rtl w:val="0"/>
        </w:rPr>
      </w:r>
    </w:p>
    <w:p w:rsidR="00000000" w:rsidDel="00000000" w:rsidP="00000000" w:rsidRDefault="00000000" w:rsidRPr="00000000" w14:paraId="00000004">
      <w:pPr>
        <w:ind w:left="708" w:firstLine="0"/>
        <w:rPr/>
      </w:pPr>
      <w:r w:rsidDel="00000000" w:rsidR="00000000" w:rsidRPr="00000000">
        <w:rPr>
          <w:rtl w:val="0"/>
        </w:rPr>
      </w:r>
    </w:p>
    <w:p w:rsidR="00000000" w:rsidDel="00000000" w:rsidP="00000000" w:rsidRDefault="00000000" w:rsidRPr="00000000" w14:paraId="00000005">
      <w:pPr>
        <w:ind w:left="708" w:firstLine="0"/>
        <w:rPr/>
      </w:pPr>
      <w:r w:rsidDel="00000000" w:rsidR="00000000" w:rsidRPr="00000000">
        <w:rPr>
          <w:rtl w:val="0"/>
        </w:rPr>
      </w:r>
    </w:p>
    <w:p w:rsidR="00000000" w:rsidDel="00000000" w:rsidP="00000000" w:rsidRDefault="00000000" w:rsidRPr="00000000" w14:paraId="00000006">
      <w:pPr>
        <w:ind w:left="708" w:firstLine="0"/>
        <w:rPr/>
      </w:pPr>
      <w:r w:rsidDel="00000000" w:rsidR="00000000" w:rsidRPr="00000000">
        <w:rPr>
          <w:rtl w:val="0"/>
        </w:rPr>
      </w:r>
    </w:p>
    <w:p w:rsidR="00000000" w:rsidDel="00000000" w:rsidP="00000000" w:rsidRDefault="00000000" w:rsidRPr="00000000" w14:paraId="00000007">
      <w:pPr>
        <w:ind w:left="708" w:firstLine="0"/>
        <w:rPr/>
      </w:pPr>
      <w:r w:rsidDel="00000000" w:rsidR="00000000" w:rsidRPr="00000000">
        <w:rPr>
          <w:rtl w:val="0"/>
        </w:rPr>
      </w:r>
    </w:p>
    <w:p w:rsidR="00000000" w:rsidDel="00000000" w:rsidP="00000000" w:rsidRDefault="00000000" w:rsidRPr="00000000" w14:paraId="00000008">
      <w:pPr>
        <w:ind w:left="708" w:firstLine="0"/>
        <w:rPr/>
      </w:pPr>
      <w:r w:rsidDel="00000000" w:rsidR="00000000" w:rsidRPr="00000000">
        <w:rPr>
          <w:rtl w:val="0"/>
        </w:rPr>
      </w:r>
    </w:p>
    <w:p w:rsidR="00000000" w:rsidDel="00000000" w:rsidP="00000000" w:rsidRDefault="00000000" w:rsidRPr="00000000" w14:paraId="00000009">
      <w:pPr>
        <w:ind w:left="708" w:firstLine="0"/>
        <w:rPr/>
      </w:pPr>
      <w:r w:rsidDel="00000000" w:rsidR="00000000" w:rsidRPr="00000000">
        <w:rPr>
          <w:rtl w:val="0"/>
        </w:rPr>
      </w:r>
    </w:p>
    <w:p w:rsidR="00000000" w:rsidDel="00000000" w:rsidP="00000000" w:rsidRDefault="00000000" w:rsidRPr="00000000" w14:paraId="0000000A">
      <w:pPr>
        <w:ind w:left="708" w:firstLine="0"/>
        <w:rPr/>
      </w:pPr>
      <w:r w:rsidDel="00000000" w:rsidR="00000000" w:rsidRPr="00000000">
        <w:rPr>
          <w:rtl w:val="0"/>
        </w:rPr>
      </w:r>
    </w:p>
    <w:p w:rsidR="00000000" w:rsidDel="00000000" w:rsidP="00000000" w:rsidRDefault="00000000" w:rsidRPr="00000000" w14:paraId="0000000B">
      <w:pPr>
        <w:ind w:left="708" w:firstLine="0"/>
        <w:rPr/>
      </w:pPr>
      <w:r w:rsidDel="00000000" w:rsidR="00000000" w:rsidRPr="00000000">
        <w:rPr>
          <w:rtl w:val="0"/>
        </w:rPr>
      </w:r>
    </w:p>
    <w:p w:rsidR="00000000" w:rsidDel="00000000" w:rsidP="00000000" w:rsidRDefault="00000000" w:rsidRPr="00000000" w14:paraId="0000000C">
      <w:pPr>
        <w:ind w:left="708" w:firstLine="0"/>
        <w:rPr/>
      </w:pPr>
      <w:r w:rsidDel="00000000" w:rsidR="00000000" w:rsidRPr="00000000">
        <w:rPr>
          <w:rtl w:val="0"/>
        </w:rPr>
      </w:r>
    </w:p>
    <w:p w:rsidR="00000000" w:rsidDel="00000000" w:rsidP="00000000" w:rsidRDefault="00000000" w:rsidRPr="00000000" w14:paraId="0000000D">
      <w:pPr>
        <w:ind w:left="708" w:firstLine="0"/>
        <w:rPr/>
      </w:pPr>
      <w:r w:rsidDel="00000000" w:rsidR="00000000" w:rsidRPr="00000000">
        <w:rPr>
          <w:rtl w:val="0"/>
        </w:rPr>
      </w:r>
    </w:p>
    <w:p w:rsidR="00000000" w:rsidDel="00000000" w:rsidP="00000000" w:rsidRDefault="00000000" w:rsidRPr="00000000" w14:paraId="0000000E">
      <w:pPr>
        <w:ind w:left="708" w:firstLine="0"/>
        <w:rPr/>
      </w:pPr>
      <w:r w:rsidDel="00000000" w:rsidR="00000000" w:rsidRPr="00000000">
        <w:rPr>
          <w:rtl w:val="0"/>
        </w:rPr>
      </w:r>
    </w:p>
    <w:p w:rsidR="00000000" w:rsidDel="00000000" w:rsidP="00000000" w:rsidRDefault="00000000" w:rsidRPr="00000000" w14:paraId="0000000F">
      <w:pPr>
        <w:ind w:left="708" w:firstLine="0"/>
        <w:rPr/>
      </w:pPr>
      <w:r w:rsidDel="00000000" w:rsidR="00000000" w:rsidRPr="00000000">
        <w:rPr>
          <w:rtl w:val="0"/>
        </w:rPr>
      </w:r>
    </w:p>
    <w:p w:rsidR="00000000" w:rsidDel="00000000" w:rsidP="00000000" w:rsidRDefault="00000000" w:rsidRPr="00000000" w14:paraId="00000010">
      <w:pPr>
        <w:ind w:left="708" w:firstLine="0"/>
        <w:rPr/>
      </w:pPr>
      <w:r w:rsidDel="00000000" w:rsidR="00000000" w:rsidRPr="00000000">
        <w:rPr>
          <w:rtl w:val="0"/>
        </w:rPr>
      </w:r>
    </w:p>
    <w:p w:rsidR="00000000" w:rsidDel="00000000" w:rsidP="00000000" w:rsidRDefault="00000000" w:rsidRPr="00000000" w14:paraId="00000011">
      <w:pPr>
        <w:ind w:left="708" w:firstLine="0"/>
        <w:rPr/>
      </w:pPr>
      <w:r w:rsidDel="00000000" w:rsidR="00000000" w:rsidRPr="00000000">
        <w:rPr>
          <w:rtl w:val="0"/>
        </w:rPr>
      </w:r>
    </w:p>
    <w:p w:rsidR="00000000" w:rsidDel="00000000" w:rsidP="00000000" w:rsidRDefault="00000000" w:rsidRPr="00000000" w14:paraId="00000012">
      <w:pPr>
        <w:ind w:left="708" w:firstLine="0"/>
        <w:rPr/>
      </w:pPr>
      <w:r w:rsidDel="00000000" w:rsidR="00000000" w:rsidRPr="00000000">
        <w:rPr>
          <w:rtl w:val="0"/>
        </w:rPr>
      </w:r>
    </w:p>
    <w:p w:rsidR="00000000" w:rsidDel="00000000" w:rsidP="00000000" w:rsidRDefault="00000000" w:rsidRPr="00000000" w14:paraId="00000013">
      <w:pPr>
        <w:ind w:left="708" w:firstLine="0"/>
        <w:rPr/>
      </w:pPr>
      <w:r w:rsidDel="00000000" w:rsidR="00000000" w:rsidRPr="00000000">
        <w:rPr>
          <w:rtl w:val="0"/>
        </w:rPr>
      </w:r>
    </w:p>
    <w:p w:rsidR="00000000" w:rsidDel="00000000" w:rsidP="00000000" w:rsidRDefault="00000000" w:rsidRPr="00000000" w14:paraId="00000014">
      <w:pPr>
        <w:ind w:left="708" w:firstLine="0"/>
        <w:rPr/>
      </w:pPr>
      <w:r w:rsidDel="00000000" w:rsidR="00000000" w:rsidRPr="00000000">
        <w:rPr>
          <w:rtl w:val="0"/>
        </w:rPr>
      </w:r>
    </w:p>
    <w:p w:rsidR="00000000" w:rsidDel="00000000" w:rsidP="00000000" w:rsidRDefault="00000000" w:rsidRPr="00000000" w14:paraId="00000015">
      <w:pPr>
        <w:ind w:left="708" w:firstLine="0"/>
        <w:rPr/>
      </w:pPr>
      <w:r w:rsidDel="00000000" w:rsidR="00000000" w:rsidRPr="00000000">
        <w:rPr>
          <w:rtl w:val="0"/>
        </w:rPr>
      </w:r>
    </w:p>
    <w:p w:rsidR="00000000" w:rsidDel="00000000" w:rsidP="00000000" w:rsidRDefault="00000000" w:rsidRPr="00000000" w14:paraId="00000016">
      <w:pPr>
        <w:ind w:left="708" w:firstLine="0"/>
        <w:rPr/>
      </w:pPr>
      <w:r w:rsidDel="00000000" w:rsidR="00000000" w:rsidRPr="00000000">
        <w:rPr>
          <w:rtl w:val="0"/>
        </w:rPr>
      </w:r>
    </w:p>
    <w:p w:rsidR="00000000" w:rsidDel="00000000" w:rsidP="00000000" w:rsidRDefault="00000000" w:rsidRPr="00000000" w14:paraId="00000017">
      <w:pPr>
        <w:ind w:left="708" w:firstLine="0"/>
        <w:rPr/>
      </w:pPr>
      <w:r w:rsidDel="00000000" w:rsidR="00000000" w:rsidRPr="00000000">
        <w:rPr>
          <w:rtl w:val="0"/>
        </w:rPr>
      </w:r>
    </w:p>
    <w:p w:rsidR="00000000" w:rsidDel="00000000" w:rsidP="00000000" w:rsidRDefault="00000000" w:rsidRPr="00000000" w14:paraId="00000018">
      <w:pPr>
        <w:ind w:left="708" w:firstLine="0"/>
        <w:rPr/>
      </w:pPr>
      <w:r w:rsidDel="00000000" w:rsidR="00000000" w:rsidRPr="00000000">
        <w:rPr>
          <w:rtl w:val="0"/>
        </w:rPr>
      </w:r>
    </w:p>
    <w:p w:rsidR="00000000" w:rsidDel="00000000" w:rsidP="00000000" w:rsidRDefault="00000000" w:rsidRPr="00000000" w14:paraId="00000019">
      <w:pPr>
        <w:ind w:left="708" w:firstLine="0"/>
        <w:rPr/>
      </w:pPr>
      <w:r w:rsidDel="00000000" w:rsidR="00000000" w:rsidRPr="00000000">
        <w:rPr>
          <w:rtl w:val="0"/>
        </w:rPr>
      </w:r>
    </w:p>
    <w:p w:rsidR="00000000" w:rsidDel="00000000" w:rsidP="00000000" w:rsidRDefault="00000000" w:rsidRPr="00000000" w14:paraId="0000001A">
      <w:pPr>
        <w:ind w:left="708" w:firstLine="0"/>
        <w:rPr/>
      </w:pPr>
      <w:r w:rsidDel="00000000" w:rsidR="00000000" w:rsidRPr="00000000">
        <w:rPr>
          <w:rtl w:val="0"/>
        </w:rPr>
      </w:r>
    </w:p>
    <w:p w:rsidR="00000000" w:rsidDel="00000000" w:rsidP="00000000" w:rsidRDefault="00000000" w:rsidRPr="00000000" w14:paraId="0000001B">
      <w:pPr>
        <w:ind w:left="708" w:firstLine="0"/>
        <w:rPr/>
      </w:pPr>
      <w:r w:rsidDel="00000000" w:rsidR="00000000" w:rsidRPr="00000000">
        <w:rPr>
          <w:rtl w:val="0"/>
        </w:rPr>
      </w:r>
    </w:p>
    <w:p w:rsidR="00000000" w:rsidDel="00000000" w:rsidP="00000000" w:rsidRDefault="00000000" w:rsidRPr="00000000" w14:paraId="0000001C">
      <w:pPr>
        <w:ind w:left="708" w:firstLine="0"/>
        <w:rPr/>
      </w:pPr>
      <w:r w:rsidDel="00000000" w:rsidR="00000000" w:rsidRPr="00000000">
        <w:rPr>
          <w:rtl w:val="0"/>
        </w:rPr>
      </w:r>
    </w:p>
    <w:p w:rsidR="00000000" w:rsidDel="00000000" w:rsidP="00000000" w:rsidRDefault="00000000" w:rsidRPr="00000000" w14:paraId="0000001D">
      <w:pPr>
        <w:ind w:left="708" w:firstLine="0"/>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08"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bookmarkStart w:colFirst="0" w:colLast="0" w:name="_heading=h.ohree8d2abjw" w:id="0"/>
      <w:bookmarkEnd w:id="0"/>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Contenido</w:t>
      </w:r>
    </w:p>
    <w:sdt>
      <w:sdtPr>
        <w:id w:val="1312954397"/>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7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63y5on50l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Liberalismo vs socialismo: debate y alternativa estratégica</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lzqrbe5lsg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Filosofía del Juego: lo que las ideologías no pueden ver.</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txynqpjmex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zfh7sddg1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Nota del autor</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ngs59r3jx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Prólogo</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usy8asve5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Origen de esta propuesta</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ki18khxnel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Aclaración: obra en construcción, no dogma cerrado</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atwprqcjso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Parte 1 – Introducción: El vacío actual</w:t>
            </w:r>
          </w:hyperlink>
          <w:hyperlink w:anchor="_heading=h.batwprqcjs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ry5avuuarw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heading=h.hry5avuuarw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_heading=h.hry5avuuarwg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fin de las dicotomías políticas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bacxnwr9b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El mundo en crisis</w:t>
            </w:r>
          </w:hyperlink>
          <w:hyperlink w:anchor="_heading=h.oabacxnwr9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ml7poik2a8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Necesidad de un nuevo marco</w:t>
            </w:r>
          </w:hyperlink>
          <w:hyperlink w:anchor="_heading=h.hml7poik2a8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6t3gvvxrxg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Parte 2 – El Manifiesto de la Filosofía del Juego</w:t>
            </w:r>
          </w:hyperlink>
          <w:hyperlink w:anchor="_heading=h.p6t3gvvxrxg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jpcp9u8ru1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La idea central</w:t>
            </w:r>
          </w:hyperlink>
          <w:hyperlink w:anchor="_heading=h.djpcp9u8ru1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m6av4if53i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El núcleo: Teoría de Juegos</w:t>
            </w:r>
          </w:hyperlink>
          <w:hyperlink w:anchor="_heading=h.jm6av4if53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2b60b1mi5k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La órbita: Economía Ecológica</w:t>
            </w:r>
          </w:hyperlink>
          <w:hyperlink w:anchor="_heading=h.q2b60b1mi5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866i298pfc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 Principios fundamentales</w:t>
            </w:r>
          </w:hyperlink>
          <w:hyperlink w:anchor="_heading=h.p866i298pfc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f2c7wq8ssg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 Roles dentro del juego</w:t>
            </w:r>
          </w:hyperlink>
          <w:hyperlink w:anchor="_heading=h.bf2c7wq8ssg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mi85esjxaj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2.6. Conclusión del manifiesto</w:t>
            </w:r>
          </w:hyperlink>
          <w:hyperlink w:anchor="_heading=h.kmi85esjxaj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66hv53t19j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Parte 3 – El Sistema Filosófico</w:t>
            </w:r>
          </w:hyperlink>
          <w:hyperlink w:anchor="_heading=h.t66hv53t19j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b2vpro0uom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Ontología – Qué es la realidad</w:t>
            </w:r>
          </w:hyperlink>
          <w:hyperlink w:anchor="_heading=h.4b2vpro0uo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fag944tlct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Gnoseología – Cómo conocemos</w:t>
            </w:r>
          </w:hyperlink>
          <w:hyperlink w:anchor="_heading=h.xfag944tlct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mduje2p5s1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Lógica – Cómo pensamos con coherencia</w:t>
            </w:r>
          </w:hyperlink>
          <w:hyperlink w:anchor="_heading=h.amduje2p5s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12t19awgc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 Antropología filosófica – Qué es el ser humano</w:t>
            </w:r>
          </w:hyperlink>
          <w:hyperlink w:anchor="_heading=h.4h12t19awg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hs49tv1qky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 Axiología – Qué valoramos</w:t>
            </w:r>
          </w:hyperlink>
          <w:hyperlink w:anchor="_heading=h.khs49tv1qk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ir21g84u1p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3.6. Ética – Cómo debemos actuar</w:t>
            </w:r>
          </w:hyperlink>
          <w:hyperlink w:anchor="_heading=h.wir21g84u1p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mo45o7r62r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3.7. Política – Cómo organizamos el poder</w:t>
            </w:r>
          </w:hyperlink>
          <w:hyperlink w:anchor="_heading=h.3mo45o7r62r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nstuihjoq7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3.8. Economía – Cómo gestionamos recursos</w:t>
            </w:r>
          </w:hyperlink>
          <w:hyperlink w:anchor="_heading=h.pnstuihjoq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z0trbon4pm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3.9. Teleología – Hacia dónde vamos</w:t>
            </w:r>
          </w:hyperlink>
          <w:hyperlink w:anchor="_heading=h.8z0trbon4p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u79md3maqc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3.10. Estética – Cómo expresamos sentido</w:t>
            </w:r>
          </w:hyperlink>
          <w:hyperlink w:anchor="_heading=h.ku79md3maq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lawnolik9u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Parte 4 – Decálogo de Axiomas Fundacionales</w:t>
            </w:r>
          </w:hyperlink>
          <w:hyperlink w:anchor="_heading=h.1lawnolik9u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k23yj9zd8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Formato silogístico (premisa–premisa–conclusión)</w:t>
              <w:tab/>
              <w:t xml:space="preserve">31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11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01ea3rsx2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Axiomas (4.1 al 4.10) (Silogismo + frase aforística)</w:t>
              <w:tab/>
              <w:t xml:space="preserve">36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5pe0v2vf0q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Parte 5 – Conclusión: Invitación a co-construir</w:t>
            </w:r>
          </w:hyperlink>
          <w:hyperlink w:anchor="_heading=h.b5pe0v2vf0q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rlloib5i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Epílogo</w:t>
              <w:tab/>
              <w:t xml:space="preserve">38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jqgsu9752a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Nota final del autor</w:t>
            </w:r>
          </w:hyperlink>
          <w:hyperlink w:anchor="_heading=h.4jqgsu9752a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9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00jptraae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Glosario esencial de la Filosofía del Juego</w:t>
              <w:tab/>
              <w:t xml:space="preserve">39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7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87n67c22c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Bibliografía</w:t>
              <w:tab/>
              <w:t xml:space="preserve">41</w:t>
            </w:r>
          </w:hyperlink>
          <w:r w:rsidDel="00000000" w:rsidR="00000000" w:rsidRPr="00000000">
            <w:rPr>
              <w:rtl w:val="0"/>
            </w:rPr>
          </w:r>
        </w:p>
        <w:p w:rsidR="00000000" w:rsidDel="00000000" w:rsidP="00000000" w:rsidRDefault="00000000" w:rsidRPr="00000000" w14:paraId="00000044">
          <w:pPr>
            <w:spacing w:after="0" w:lineRule="auto"/>
            <w:ind w:left="708"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ind w:left="708" w:firstLine="0"/>
        <w:rPr/>
      </w:pPr>
      <w:r w:rsidDel="00000000" w:rsidR="00000000" w:rsidRPr="00000000">
        <w:rPr>
          <w:rtl w:val="0"/>
        </w:rPr>
      </w:r>
    </w:p>
    <w:p w:rsidR="00000000" w:rsidDel="00000000" w:rsidP="00000000" w:rsidRDefault="00000000" w:rsidRPr="00000000" w14:paraId="00000046">
      <w:pPr>
        <w:ind w:left="708" w:firstLine="0"/>
        <w:rPr/>
      </w:pPr>
      <w:r w:rsidDel="00000000" w:rsidR="00000000" w:rsidRPr="00000000">
        <w:rPr>
          <w:rtl w:val="0"/>
        </w:rPr>
      </w:r>
    </w:p>
    <w:p w:rsidR="00000000" w:rsidDel="00000000" w:rsidP="00000000" w:rsidRDefault="00000000" w:rsidRPr="00000000" w14:paraId="00000047">
      <w:pPr>
        <w:ind w:left="708" w:firstLine="0"/>
        <w:rPr/>
      </w:pPr>
      <w:r w:rsidDel="00000000" w:rsidR="00000000" w:rsidRPr="00000000">
        <w:rPr>
          <w:rtl w:val="0"/>
        </w:rPr>
      </w:r>
    </w:p>
    <w:p w:rsidR="00000000" w:rsidDel="00000000" w:rsidP="00000000" w:rsidRDefault="00000000" w:rsidRPr="00000000" w14:paraId="00000048">
      <w:pPr>
        <w:ind w:left="708" w:firstLine="0"/>
        <w:rPr/>
      </w:pPr>
      <w:r w:rsidDel="00000000" w:rsidR="00000000" w:rsidRPr="00000000">
        <w:rPr>
          <w:rtl w:val="0"/>
        </w:rPr>
      </w:r>
    </w:p>
    <w:p w:rsidR="00000000" w:rsidDel="00000000" w:rsidP="00000000" w:rsidRDefault="00000000" w:rsidRPr="00000000" w14:paraId="00000049">
      <w:pPr>
        <w:ind w:left="708" w:firstLine="0"/>
        <w:rPr/>
      </w:pPr>
      <w:r w:rsidDel="00000000" w:rsidR="00000000" w:rsidRPr="00000000">
        <w:rPr>
          <w:rtl w:val="0"/>
        </w:rPr>
      </w:r>
    </w:p>
    <w:p w:rsidR="00000000" w:rsidDel="00000000" w:rsidP="00000000" w:rsidRDefault="00000000" w:rsidRPr="00000000" w14:paraId="0000004A">
      <w:pPr>
        <w:ind w:left="708" w:firstLine="0"/>
        <w:rPr/>
      </w:pPr>
      <w:r w:rsidDel="00000000" w:rsidR="00000000" w:rsidRPr="00000000">
        <w:rPr>
          <w:rtl w:val="0"/>
        </w:rPr>
      </w:r>
    </w:p>
    <w:p w:rsidR="00000000" w:rsidDel="00000000" w:rsidP="00000000" w:rsidRDefault="00000000" w:rsidRPr="00000000" w14:paraId="0000004B">
      <w:pPr>
        <w:ind w:left="708" w:firstLine="0"/>
        <w:rPr/>
      </w:pPr>
      <w:r w:rsidDel="00000000" w:rsidR="00000000" w:rsidRPr="00000000">
        <w:rPr>
          <w:rtl w:val="0"/>
        </w:rPr>
      </w:r>
    </w:p>
    <w:p w:rsidR="00000000" w:rsidDel="00000000" w:rsidP="00000000" w:rsidRDefault="00000000" w:rsidRPr="00000000" w14:paraId="0000004C">
      <w:pPr>
        <w:ind w:left="708" w:firstLine="0"/>
        <w:rPr/>
      </w:pPr>
      <w:r w:rsidDel="00000000" w:rsidR="00000000" w:rsidRPr="00000000">
        <w:rPr>
          <w:rtl w:val="0"/>
        </w:rPr>
      </w:r>
    </w:p>
    <w:p w:rsidR="00000000" w:rsidDel="00000000" w:rsidP="00000000" w:rsidRDefault="00000000" w:rsidRPr="00000000" w14:paraId="0000004D">
      <w:pPr>
        <w:ind w:left="708" w:firstLine="0"/>
        <w:rPr/>
      </w:pPr>
      <w:r w:rsidDel="00000000" w:rsidR="00000000" w:rsidRPr="00000000">
        <w:rPr>
          <w:rtl w:val="0"/>
        </w:rPr>
      </w:r>
    </w:p>
    <w:p w:rsidR="00000000" w:rsidDel="00000000" w:rsidP="00000000" w:rsidRDefault="00000000" w:rsidRPr="00000000" w14:paraId="0000004E">
      <w:pPr>
        <w:ind w:left="708" w:firstLine="0"/>
        <w:rPr/>
      </w:pPr>
      <w:r w:rsidDel="00000000" w:rsidR="00000000" w:rsidRPr="00000000">
        <w:rPr>
          <w:rtl w:val="0"/>
        </w:rPr>
      </w:r>
    </w:p>
    <w:p w:rsidR="00000000" w:rsidDel="00000000" w:rsidP="00000000" w:rsidRDefault="00000000" w:rsidRPr="00000000" w14:paraId="0000004F">
      <w:pPr>
        <w:ind w:left="708" w:firstLine="0"/>
        <w:rPr/>
      </w:pPr>
      <w:r w:rsidDel="00000000" w:rsidR="00000000" w:rsidRPr="00000000">
        <w:rPr>
          <w:rtl w:val="0"/>
        </w:rPr>
      </w:r>
    </w:p>
    <w:p w:rsidR="00000000" w:rsidDel="00000000" w:rsidP="00000000" w:rsidRDefault="00000000" w:rsidRPr="00000000" w14:paraId="00000050">
      <w:pPr>
        <w:ind w:left="708" w:firstLine="0"/>
        <w:rPr/>
      </w:pPr>
      <w:r w:rsidDel="00000000" w:rsidR="00000000" w:rsidRPr="00000000">
        <w:rPr>
          <w:rtl w:val="0"/>
        </w:rPr>
      </w:r>
    </w:p>
    <w:p w:rsidR="00000000" w:rsidDel="00000000" w:rsidP="00000000" w:rsidRDefault="00000000" w:rsidRPr="00000000" w14:paraId="00000051">
      <w:pPr>
        <w:ind w:left="708" w:firstLine="0"/>
        <w:rPr/>
      </w:pPr>
      <w:r w:rsidDel="00000000" w:rsidR="00000000" w:rsidRPr="00000000">
        <w:rPr>
          <w:rtl w:val="0"/>
        </w:rPr>
      </w:r>
    </w:p>
    <w:p w:rsidR="00000000" w:rsidDel="00000000" w:rsidP="00000000" w:rsidRDefault="00000000" w:rsidRPr="00000000" w14:paraId="00000052">
      <w:pPr>
        <w:ind w:left="708" w:firstLine="0"/>
        <w:rPr/>
      </w:pPr>
      <w:r w:rsidDel="00000000" w:rsidR="00000000" w:rsidRPr="00000000">
        <w:rPr>
          <w:rtl w:val="0"/>
        </w:rPr>
      </w:r>
    </w:p>
    <w:p w:rsidR="00000000" w:rsidDel="00000000" w:rsidP="00000000" w:rsidRDefault="00000000" w:rsidRPr="00000000" w14:paraId="00000053">
      <w:pPr>
        <w:ind w:left="708" w:firstLine="0"/>
        <w:rPr/>
      </w:pPr>
      <w:r w:rsidDel="00000000" w:rsidR="00000000" w:rsidRPr="00000000">
        <w:rPr>
          <w:rtl w:val="0"/>
        </w:rPr>
      </w:r>
    </w:p>
    <w:p w:rsidR="00000000" w:rsidDel="00000000" w:rsidP="00000000" w:rsidRDefault="00000000" w:rsidRPr="00000000" w14:paraId="00000054">
      <w:pPr>
        <w:ind w:left="708" w:firstLine="0"/>
        <w:rPr/>
      </w:pPr>
      <w:r w:rsidDel="00000000" w:rsidR="00000000" w:rsidRPr="00000000">
        <w:rPr>
          <w:rtl w:val="0"/>
        </w:rPr>
      </w:r>
    </w:p>
    <w:p w:rsidR="00000000" w:rsidDel="00000000" w:rsidP="00000000" w:rsidRDefault="00000000" w:rsidRPr="00000000" w14:paraId="00000055">
      <w:pPr>
        <w:ind w:left="708" w:firstLine="0"/>
        <w:rPr/>
      </w:pPr>
      <w:r w:rsidDel="00000000" w:rsidR="00000000" w:rsidRPr="00000000">
        <w:rPr>
          <w:rtl w:val="0"/>
        </w:rPr>
      </w:r>
    </w:p>
    <w:p w:rsidR="00000000" w:rsidDel="00000000" w:rsidP="00000000" w:rsidRDefault="00000000" w:rsidRPr="00000000" w14:paraId="00000056">
      <w:pPr>
        <w:ind w:left="708" w:firstLine="0"/>
        <w:rPr/>
      </w:pPr>
      <w:r w:rsidDel="00000000" w:rsidR="00000000" w:rsidRPr="00000000">
        <w:rPr>
          <w:rtl w:val="0"/>
        </w:rPr>
      </w:r>
    </w:p>
    <w:p w:rsidR="00000000" w:rsidDel="00000000" w:rsidP="00000000" w:rsidRDefault="00000000" w:rsidRPr="00000000" w14:paraId="00000057">
      <w:pPr>
        <w:ind w:left="708" w:firstLine="0"/>
        <w:rPr/>
      </w:pPr>
      <w:r w:rsidDel="00000000" w:rsidR="00000000" w:rsidRPr="00000000">
        <w:rPr>
          <w:rtl w:val="0"/>
        </w:rPr>
      </w:r>
    </w:p>
    <w:p w:rsidR="00000000" w:rsidDel="00000000" w:rsidP="00000000" w:rsidRDefault="00000000" w:rsidRPr="00000000" w14:paraId="00000058">
      <w:pPr>
        <w:ind w:left="708" w:firstLine="0"/>
        <w:rPr/>
      </w:pPr>
      <w:r w:rsidDel="00000000" w:rsidR="00000000" w:rsidRPr="00000000">
        <w:rPr>
          <w:rtl w:val="0"/>
        </w:rPr>
      </w:r>
    </w:p>
    <w:p w:rsidR="00000000" w:rsidDel="00000000" w:rsidP="00000000" w:rsidRDefault="00000000" w:rsidRPr="00000000" w14:paraId="00000059">
      <w:pPr>
        <w:pStyle w:val="Heading1"/>
        <w:rPr/>
      </w:pPr>
      <w:bookmarkStart w:colFirst="0" w:colLast="0" w:name="_heading=h.i63y5on50la1" w:id="1"/>
      <w:bookmarkEnd w:id="1"/>
      <w:r w:rsidDel="00000000" w:rsidR="00000000" w:rsidRPr="00000000">
        <w:rPr>
          <w:rtl w:val="0"/>
        </w:rPr>
        <w:t xml:space="preserve">Superando el debate: Liberalismo vs socialismo </w:t>
      </w:r>
    </w:p>
    <w:p w:rsidR="00000000" w:rsidDel="00000000" w:rsidP="00000000" w:rsidRDefault="00000000" w:rsidRPr="00000000" w14:paraId="0000005A">
      <w:pPr>
        <w:pStyle w:val="Heading2"/>
        <w:rPr/>
      </w:pPr>
      <w:bookmarkStart w:colFirst="0" w:colLast="0" w:name="_heading=h.ylzqrbe5lsge" w:id="2"/>
      <w:bookmarkEnd w:id="2"/>
      <w:r w:rsidDel="00000000" w:rsidR="00000000" w:rsidRPr="00000000">
        <w:rPr>
          <w:rtl w:val="0"/>
        </w:rPr>
        <w:t xml:space="preserve">Lo que las ideologías no pueden ver: La Filosofía del Juego.</w:t>
      </w:r>
    </w:p>
    <w:p w:rsidR="00000000" w:rsidDel="00000000" w:rsidP="00000000" w:rsidRDefault="00000000" w:rsidRPr="00000000" w14:paraId="0000005B">
      <w:pPr>
        <w:rPr/>
      </w:pPr>
      <w:bookmarkStart w:colFirst="0" w:colLast="0" w:name="_heading=h.batwprqcjso8" w:id="3"/>
      <w:bookmarkEnd w:id="3"/>
      <w:r w:rsidDel="00000000" w:rsidR="00000000" w:rsidRPr="00000000">
        <w:rPr>
          <w:rtl w:val="0"/>
        </w:rPr>
        <w:t xml:space="preserve">Este texto no es sobre política, sino sobre estructura. No busca elegir un bando ni ganar discusiones, sino mostrar por qué los debates tradicionales ya no alcanzan. El enfrentamiento entre liberalismo y socialismo domina como si se tratara de una elección moral definitiva, -especialmente en países subdesarrollados-, ambas ideologías fueron diseñadas para un mundo que ya no existe. La energía, la información, la tecnología y la interdependencia han reescrito todas las reglas mientras las mentes y el poder pugnan todavía entre derecha e izquierda.</w:t>
      </w:r>
    </w:p>
    <w:p w:rsidR="00000000" w:rsidDel="00000000" w:rsidP="00000000" w:rsidRDefault="00000000" w:rsidRPr="00000000" w14:paraId="0000005C">
      <w:pPr>
        <w:rPr/>
      </w:pPr>
      <w:r w:rsidDel="00000000" w:rsidR="00000000" w:rsidRPr="00000000">
        <w:rPr>
          <w:rtl w:val="0"/>
        </w:rPr>
        <w:t xml:space="preserve">La Filosofía del Juego propone una forma distinta de leer esa transformación. Es nueva porque recién empieza a tomar forma y a la vez antigua porque aspira a integrar el conocimiento acumulado. Las limitaciones de las dicotomías clásicas—izquierda y derecha, Estado y mercado, individuo y colectivo—revelan la necesidad de una lógica más amplia:</w:t>
        <w:br w:type="textWrapping"/>
        <w:t xml:space="preserve">toda vida social es juego, y solo comprendiendo sus reglas, tableros y tensiones es posible sostener la libertad y la cooperación universal.</w:t>
      </w:r>
    </w:p>
    <w:p w:rsidR="00000000" w:rsidDel="00000000" w:rsidP="00000000" w:rsidRDefault="00000000" w:rsidRPr="00000000" w14:paraId="0000005D">
      <w:pPr>
        <w:rPr/>
      </w:pPr>
      <w:r w:rsidDel="00000000" w:rsidR="00000000" w:rsidRPr="00000000">
        <w:rPr>
          <w:rtl w:val="0"/>
        </w:rPr>
        <w:t xml:space="preserve">Es así que esta exposición del juego lúcido de la vida se organiza en cinco partes. La primera expone el diagnóstico del vacío ideológico actual, así como la necesidad de un nuevo lenguaje. La segunda presenta el </w:t>
      </w:r>
      <w:r w:rsidDel="00000000" w:rsidR="00000000" w:rsidRPr="00000000">
        <w:rPr>
          <w:i w:val="1"/>
          <w:iCs w:val="1"/>
          <w:rtl w:val="0"/>
        </w:rPr>
        <w:t xml:space="preserve">Manifiesto de la Filosofía del Juego</w:t>
      </w:r>
      <w:r w:rsidDel="00000000" w:rsidR="00000000" w:rsidRPr="00000000">
        <w:rPr>
          <w:rtl w:val="0"/>
        </w:rPr>
        <w:t xml:space="preserve">, basado en tres pilares: la </w:t>
      </w:r>
      <w:r w:rsidDel="00000000" w:rsidR="00000000" w:rsidRPr="00000000">
        <w:rPr>
          <w:b w:val="1"/>
          <w:bCs w:val="1"/>
          <w:rtl w:val="0"/>
        </w:rPr>
        <w:t xml:space="preserve">teoría de juegos</w:t>
      </w:r>
      <w:r w:rsidDel="00000000" w:rsidR="00000000" w:rsidRPr="00000000">
        <w:rPr>
          <w:rtl w:val="0"/>
        </w:rPr>
        <w:t xml:space="preserve"> como núcleo analítico, la </w:t>
      </w:r>
      <w:r w:rsidDel="00000000" w:rsidR="00000000" w:rsidRPr="00000000">
        <w:rPr>
          <w:b w:val="1"/>
          <w:bCs w:val="1"/>
          <w:rtl w:val="0"/>
        </w:rPr>
        <w:t xml:space="preserve">economía ecológica</w:t>
      </w:r>
      <w:r w:rsidDel="00000000" w:rsidR="00000000" w:rsidRPr="00000000">
        <w:rPr>
          <w:rtl w:val="0"/>
        </w:rPr>
        <w:t xml:space="preserve"> como órbita que recuerda la finitud del tablero, y los </w:t>
      </w:r>
      <w:r w:rsidDel="00000000" w:rsidR="00000000" w:rsidRPr="00000000">
        <w:rPr>
          <w:b w:val="1"/>
          <w:bCs w:val="1"/>
          <w:rtl w:val="0"/>
        </w:rPr>
        <w:t xml:space="preserve">principios fundamentales</w:t>
      </w:r>
      <w:r w:rsidDel="00000000" w:rsidR="00000000" w:rsidRPr="00000000">
        <w:rPr>
          <w:rtl w:val="0"/>
        </w:rPr>
        <w:t xml:space="preserve"> que garantizan la continuidad del juego humano. La tercera desarrolla el </w:t>
      </w:r>
      <w:r w:rsidDel="00000000" w:rsidR="00000000" w:rsidRPr="00000000">
        <w:rPr>
          <w:i w:val="1"/>
          <w:iCs w:val="1"/>
          <w:rtl w:val="0"/>
        </w:rPr>
        <w:t xml:space="preserve">Sistema Filosófico</w:t>
      </w:r>
      <w:r w:rsidDel="00000000" w:rsidR="00000000" w:rsidRPr="00000000">
        <w:rPr>
          <w:rtl w:val="0"/>
        </w:rPr>
        <w:t xml:space="preserve">, reinterpretando las disciplinas clásicas —ontología, ética, política, economía y estética— a la luz del juego como estructura universal de la existencia. La cuarta formula el </w:t>
      </w:r>
      <w:r w:rsidDel="00000000" w:rsidR="00000000" w:rsidRPr="00000000">
        <w:rPr>
          <w:i w:val="1"/>
          <w:iCs w:val="1"/>
          <w:rtl w:val="0"/>
        </w:rPr>
        <w:t xml:space="preserve">Decálogo de Axiomas Fundacionales</w:t>
      </w:r>
      <w:r w:rsidDel="00000000" w:rsidR="00000000" w:rsidRPr="00000000">
        <w:rPr>
          <w:rtl w:val="0"/>
        </w:rPr>
        <w:t xml:space="preserve">, que resume el pensamiento en diez silogismos y aforismos que condensan su esencia. Finalmente, la quinta parte invita a co-construir esta filosofía como obra abierta y colectiva.</w:t>
      </w:r>
    </w:p>
    <w:p w:rsidR="00000000" w:rsidDel="00000000" w:rsidP="00000000" w:rsidRDefault="00000000" w:rsidRPr="00000000" w14:paraId="0000005E">
      <w:pPr>
        <w:rPr/>
      </w:pPr>
      <w:r w:rsidDel="00000000" w:rsidR="00000000" w:rsidRPr="00000000">
        <w:rPr>
          <w:rtl w:val="0"/>
        </w:rPr>
        <w:t xml:space="preserve">El núcleo ético del sistema se resume en una pregunta operativa: ¿esta acción ganadora preserva el juego de la vida o lo destruye? Desde la política hasta la conducta individual, el criterio del bien es la preservación del tablero común. Integrar libertad individual y cooperación no es un dilema moral, sino una condición estructural de sostenibilidad. La libertad es base de la cooperación, y su integración genera una libertad universal mayor, donde la suma de las partes puede ser estratégicamente más que el todo.</w:t>
      </w:r>
    </w:p>
    <w:p w:rsidR="00000000" w:rsidDel="00000000" w:rsidP="00000000" w:rsidRDefault="00000000" w:rsidRPr="00000000" w14:paraId="0000005F">
      <w:pPr>
        <w:rPr/>
      </w:pPr>
      <w:r w:rsidDel="00000000" w:rsidR="00000000" w:rsidRPr="00000000">
        <w:rPr>
          <w:rtl w:val="0"/>
        </w:rPr>
        <w:t xml:space="preserve">Más que un tratado teórico, esta filosofía es una pedagogía de la acción lúcida: enseña a pensar, decidir y crear sin perder equilibrio. No busca imponer una doctrina, sino ofrecer un lenguaje común para navegar la complejidad del siglo XXI con claridad, serenidad y propósito.</w:t>
      </w:r>
    </w:p>
    <w:p w:rsidR="00000000" w:rsidDel="00000000" w:rsidP="00000000" w:rsidRDefault="00000000" w:rsidRPr="00000000" w14:paraId="00000060">
      <w:pPr>
        <w:pStyle w:val="Heading3"/>
        <w:rPr/>
      </w:pPr>
      <w:r w:rsidDel="00000000" w:rsidR="00000000" w:rsidRPr="00000000">
        <w:rPr>
          <w:rtl w:val="0"/>
        </w:rPr>
        <w:t xml:space="preserve">Origen de la propuesta</w:t>
      </w:r>
    </w:p>
    <w:p w:rsidR="00000000" w:rsidDel="00000000" w:rsidP="00000000" w:rsidRDefault="00000000" w:rsidRPr="00000000" w14:paraId="00000061">
      <w:pPr>
        <w:rPr/>
      </w:pPr>
      <w:r w:rsidDel="00000000" w:rsidR="00000000" w:rsidRPr="00000000">
        <w:rPr>
          <w:rtl w:val="0"/>
        </w:rPr>
        <w:t xml:space="preserve">La idea nació de una preocupación práctica: comprender por qué las posiciones polarizadas explican cada vez menos un mundo que cambia cada vez más. No se pretende cerrar discusiones, sino ordenar la mirada. La propuesta surgió de años de trabajo en tres mundos interconectados: la teoría económica, la reflexión filosófica y la gestión estratégica.</w:t>
      </w:r>
    </w:p>
    <w:p w:rsidR="00000000" w:rsidDel="00000000" w:rsidP="00000000" w:rsidRDefault="00000000" w:rsidRPr="00000000" w14:paraId="00000062">
      <w:pPr>
        <w:rPr/>
      </w:pPr>
      <w:r w:rsidDel="00000000" w:rsidR="00000000" w:rsidRPr="00000000">
        <w:rPr>
          <w:rtl w:val="0"/>
        </w:rPr>
        <w:t xml:space="preserve">En cada uno aparecía el mismo patrón: los seres humanos actúan como jugadores dentro de sistemas que rara vez comprenden por completo. Empresas, Estados e individuos toman decisiones bajo incertidumbre, respondiendo a incentivos, reglas y fuerzas que se entrelazan como piezas en un tablero. Sin embargo, casi nadie piensa así explícitamente.</w:t>
      </w:r>
    </w:p>
    <w:p w:rsidR="00000000" w:rsidDel="00000000" w:rsidP="00000000" w:rsidRDefault="00000000" w:rsidRPr="00000000" w14:paraId="00000063">
      <w:pPr>
        <w:rPr/>
      </w:pPr>
      <w:r w:rsidDel="00000000" w:rsidR="00000000" w:rsidRPr="00000000">
        <w:rPr>
          <w:rtl w:val="0"/>
        </w:rPr>
        <w:t xml:space="preserve">La Filosofía del Juego nace de integrar tres intuiciones esenciales: Toda vida social es interacción estratégica entre actores interdependientes, donde la libertad individual debe primar, pero articulada con la libertad colectiva. Esa interacción ocurre en un tablero finito —el planeta— con reglas explícitas e implícitas; su preservación es el fin último del juego.</w:t>
      </w:r>
    </w:p>
    <w:p w:rsidR="00000000" w:rsidDel="00000000" w:rsidP="00000000" w:rsidRDefault="00000000" w:rsidRPr="00000000" w14:paraId="00000064">
      <w:pPr>
        <w:rPr/>
      </w:pPr>
      <w:r w:rsidDel="00000000" w:rsidR="00000000" w:rsidRPr="00000000">
        <w:rPr>
          <w:rtl w:val="0"/>
        </w:rPr>
        <w:t xml:space="preserve">El conflicto no debe negarse, sino transformarse en equilibrio fértil, reconociendo cuándo conviene maximizar el interés individual y cuándo el interés colectivo potencia beneficios mayores.</w:t>
      </w:r>
    </w:p>
    <w:p w:rsidR="00000000" w:rsidDel="00000000" w:rsidP="00000000" w:rsidRDefault="00000000" w:rsidRPr="00000000" w14:paraId="00000065">
      <w:pPr>
        <w:rPr/>
      </w:pPr>
      <w:r w:rsidDel="00000000" w:rsidR="00000000" w:rsidRPr="00000000">
        <w:rPr>
          <w:rtl w:val="0"/>
        </w:rPr>
        <w:t xml:space="preserve">El lector ideal no es un especialista, sino quien toma decisiones: una persona, un equipo, un dirigente público o privado, un educador, un creador. Alguien que necesita claridad para moverse, no consignas para repetir. Este libro solo será útil si funciona en la práctica: para elegir mejor, cooperar sin ingenuidad, competir sin destruir y construir sin olvidar los límites del tablero común.</w:t>
      </w:r>
    </w:p>
    <w:p w:rsidR="00000000" w:rsidDel="00000000" w:rsidP="00000000" w:rsidRDefault="00000000" w:rsidRPr="00000000" w14:paraId="00000066">
      <w:pPr>
        <w:rPr/>
      </w:pPr>
      <w:r w:rsidDel="00000000" w:rsidR="00000000" w:rsidRPr="00000000">
        <w:rPr>
          <w:rtl w:val="0"/>
        </w:rPr>
        <w:t xml:space="preserve">Metodológicamente, este trabajo combina: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Teoría de juegos como núcleo analítico.</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Economía ecológica como órbita que recuerda la finitud material y energética.</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Principios éticos para articular libertad individual, colectiva y universal.</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Axiomas operativos que condensan el espíritu del sistema.</w:t>
      </w:r>
    </w:p>
    <w:p w:rsidR="00000000" w:rsidDel="00000000" w:rsidP="00000000" w:rsidRDefault="00000000" w:rsidRPr="00000000" w14:paraId="0000006B">
      <w:pPr>
        <w:rPr/>
      </w:pPr>
      <w:r w:rsidDel="00000000" w:rsidR="00000000" w:rsidRPr="00000000">
        <w:rPr>
          <w:rtl w:val="0"/>
        </w:rPr>
        <w:t xml:space="preserve">No pretende originalidad absoluta: es una síntesis funcional que reúne tradiciones existentes y las ordena en un lenguaje común. No sustituye la historia; ofrece una gramática para leer los juegos de la vida: políticos, sociales, culturales, económicos, ecológicos, individuales y cooperativos.</w:t>
      </w:r>
    </w:p>
    <w:p w:rsidR="00000000" w:rsidDel="00000000" w:rsidP="00000000" w:rsidRDefault="00000000" w:rsidRPr="00000000" w14:paraId="0000006C">
      <w:pPr>
        <w:pStyle w:val="Heading3"/>
        <w:rPr/>
      </w:pPr>
      <w:r w:rsidDel="00000000" w:rsidR="00000000" w:rsidRPr="00000000">
        <w:rPr>
          <w:rtl w:val="0"/>
        </w:rPr>
        <w:t xml:space="preserve">Obra en construcción — no dogma cerrado</w:t>
      </w:r>
    </w:p>
    <w:p w:rsidR="00000000" w:rsidDel="00000000" w:rsidP="00000000" w:rsidRDefault="00000000" w:rsidRPr="00000000" w14:paraId="0000006D">
      <w:pPr>
        <w:rPr/>
      </w:pPr>
      <w:r w:rsidDel="00000000" w:rsidR="00000000" w:rsidRPr="00000000">
        <w:rPr>
          <w:rtl w:val="0"/>
        </w:rPr>
        <w:t xml:space="preserve">Esta filosofía está viva. Aspira a evolucionar junto con quienes la estudien, la apliquen o la cuestionen. No busca clausurar debates, sino abrir un lenguaje que permita pensar el presente con lucidez y sin dogmatismos.</w:t>
      </w:r>
    </w:p>
    <w:p w:rsidR="00000000" w:rsidDel="00000000" w:rsidP="00000000" w:rsidRDefault="00000000" w:rsidRPr="00000000" w14:paraId="0000006E">
      <w:pPr>
        <w:rPr/>
      </w:pPr>
      <w:r w:rsidDel="00000000" w:rsidR="00000000" w:rsidRPr="00000000">
        <w:rPr>
          <w:rtl w:val="0"/>
        </w:rPr>
        <w:t xml:space="preserve">Cada concepto o axioma debe leerse como una propuesta operativa, no como un mandamiento. Su valor depende de su utilidad, no de su infalibilidad. La realidad cambia más rápido que cualquier teoría; solo un pensamiento capaz de actualizarse conserva coherencia en el tiempo.</w:t>
      </w:r>
    </w:p>
    <w:p w:rsidR="00000000" w:rsidDel="00000000" w:rsidP="00000000" w:rsidRDefault="00000000" w:rsidRPr="00000000" w14:paraId="0000006F">
      <w:pPr>
        <w:rPr/>
      </w:pPr>
      <w:r w:rsidDel="00000000" w:rsidR="00000000" w:rsidRPr="00000000">
        <w:rPr>
          <w:rtl w:val="0"/>
        </w:rPr>
        <w:t xml:space="preserve">Por eso esta filosofía es, antes que doctrina, un método de lectura y acción: un marco para interpretar el juego de la existencia y mover las piezas con mayor claridad.</w:t>
      </w:r>
    </w:p>
    <w:p w:rsidR="00000000" w:rsidDel="00000000" w:rsidP="00000000" w:rsidRDefault="00000000" w:rsidRPr="00000000" w14:paraId="00000070">
      <w:pPr>
        <w:rPr/>
      </w:pPr>
      <w:r w:rsidDel="00000000" w:rsidR="00000000" w:rsidRPr="00000000">
        <w:rPr>
          <w:rtl w:val="0"/>
        </w:rPr>
        <w:t xml:space="preserve">Invito al lector a usarla como instrumento, no como identidad. Que sirva para educar el juicio, afinar estrategias y evaluar innovaciones con una sola pregunta rectora:</w:t>
        <w:br w:type="textWrapping"/>
        <w:t xml:space="preserve">¿esta jugada preserva el juego en beneficio de todos?</w:t>
      </w:r>
    </w:p>
    <w:p w:rsidR="00000000" w:rsidDel="00000000" w:rsidP="00000000" w:rsidRDefault="00000000" w:rsidRPr="00000000" w14:paraId="00000071">
      <w:pPr>
        <w:rPr/>
      </w:pPr>
      <w:r w:rsidDel="00000000" w:rsidR="00000000" w:rsidRPr="00000000">
        <w:rPr>
          <w:rtl w:val="0"/>
        </w:rPr>
        <w:t xml:space="preserve">Finalmente, este libro es una obra en construcción. Agradezco de antemano a quienes lo cuestionen, lo pongan a prueba y lo mejoren. La Filosofía del Juego no se completa en estas páginas, sino en el juego real, allí donde pensar y hacer dejan de separarse.</w:t>
      </w:r>
    </w:p>
    <w:p w:rsidR="00000000" w:rsidDel="00000000" w:rsidP="00000000" w:rsidRDefault="00000000" w:rsidRPr="00000000" w14:paraId="00000072">
      <w:pPr>
        <w:pStyle w:val="Heading2"/>
        <w:rPr>
          <w:b w:val="1"/>
          <w:bCs w:val="1"/>
        </w:rPr>
      </w:pPr>
      <w:r w:rsidDel="00000000" w:rsidR="00000000" w:rsidRPr="00000000">
        <w:rPr>
          <w:b w:val="1"/>
          <w:bCs w:val="1"/>
          <w:rtl w:val="0"/>
        </w:rPr>
        <w:t xml:space="preserve">Parte 1 – Introducción: El vacío actual</w:t>
      </w:r>
    </w:p>
    <w:p w:rsidR="00000000" w:rsidDel="00000000" w:rsidP="00000000" w:rsidRDefault="00000000" w:rsidRPr="00000000" w14:paraId="00000073">
      <w:pPr>
        <w:rPr/>
      </w:pPr>
      <w:bookmarkStart w:colFirst="0" w:colLast="0" w:name="_heading=h.hry5avuuarwg" w:id="4"/>
      <w:bookmarkEnd w:id="4"/>
      <w:r w:rsidDel="00000000" w:rsidR="00000000" w:rsidRPr="00000000">
        <w:rPr>
          <w:rtl w:val="0"/>
        </w:rPr>
        <w:t xml:space="preserve">La humanidad atraviesa un tiempo de tensiones profundas y horizontes inciertos. La polarización ideológica se ha vuelto insuficiente para comprender el presente. Conceptos que alguna vez orientaron al mundo hoy funcionan más como retórica de poder que como instrumentos de comprensión.</w:t>
      </w:r>
    </w:p>
    <w:p w:rsidR="00000000" w:rsidDel="00000000" w:rsidP="00000000" w:rsidRDefault="00000000" w:rsidRPr="00000000" w14:paraId="00000074">
      <w:pPr>
        <w:rPr/>
      </w:pPr>
      <w:r w:rsidDel="00000000" w:rsidR="00000000" w:rsidRPr="00000000">
        <w:rPr>
          <w:rtl w:val="0"/>
        </w:rPr>
        <w:t xml:space="preserve">Las viejas promesas de progreso lineal se han debilitado, las sociedades se fragmentan y la geopolítica concentra un juego de fuerzas que amplía desigualdades. Al mismo tiempo, la revolución tecnológica transforma la realidad más rápido de lo que podemos asimilar, mientras crece el debate sobre los límites de sostenibilidad del planeta.</w:t>
      </w:r>
    </w:p>
    <w:p w:rsidR="00000000" w:rsidDel="00000000" w:rsidP="00000000" w:rsidRDefault="00000000" w:rsidRPr="00000000" w14:paraId="00000075">
      <w:pPr>
        <w:rPr/>
      </w:pPr>
      <w:r w:rsidDel="00000000" w:rsidR="00000000" w:rsidRPr="00000000">
        <w:rPr>
          <w:rtl w:val="0"/>
        </w:rPr>
        <w:t xml:space="preserve">En este contexto, seguimos actuando, pero muchas veces sin conciencia del tablero donde jugamos ni de las reglas —explícitas o implícitas— que guían nuestras decisiones.</w:t>
      </w:r>
    </w:p>
    <w:p w:rsidR="00000000" w:rsidDel="00000000" w:rsidP="00000000" w:rsidRDefault="00000000" w:rsidRPr="00000000" w14:paraId="00000076">
      <w:pPr>
        <w:rPr/>
      </w:pPr>
      <w:r w:rsidDel="00000000" w:rsidR="00000000" w:rsidRPr="00000000">
        <w:rPr>
          <w:rtl w:val="0"/>
        </w:rPr>
        <w:t xml:space="preserve">Este vacío revela la necesidad de un nuevo marco: no un dogma ni una utopía rígida, sino un lenguaje común que permita reconocer la naturaleza lúdica —estructural, relacional, estratégica— de toda vida social. La Filosofía del Juego se propone como ese marco: una manera de integrar la libertad individual en una libertad social más amplia, ofreciendo claridad tanto al individuo como al colectivo.</w:t>
      </w:r>
    </w:p>
    <w:p w:rsidR="00000000" w:rsidDel="00000000" w:rsidP="00000000" w:rsidRDefault="00000000" w:rsidRPr="00000000" w14:paraId="00000077">
      <w:pPr>
        <w:pStyle w:val="Heading3"/>
        <w:rPr>
          <w:b w:val="1"/>
          <w:bCs w:val="1"/>
        </w:rPr>
      </w:pPr>
      <w:r w:rsidDel="00000000" w:rsidR="00000000" w:rsidRPr="00000000">
        <w:rPr>
          <w:b w:val="1"/>
          <w:bCs w:val="1"/>
          <w:rtl w:val="0"/>
        </w:rPr>
        <w:t xml:space="preserve">1.1. El fin de las dicotomías políticas</w:t>
      </w:r>
    </w:p>
    <w:p w:rsidR="00000000" w:rsidDel="00000000" w:rsidP="00000000" w:rsidRDefault="00000000" w:rsidRPr="00000000" w14:paraId="00000078">
      <w:pPr>
        <w:rPr/>
      </w:pPr>
      <w:bookmarkStart w:colFirst="0" w:colLast="0" w:name="_heading=h.oabacxnwr9b9" w:id="5"/>
      <w:bookmarkEnd w:id="5"/>
      <w:r w:rsidDel="00000000" w:rsidR="00000000" w:rsidRPr="00000000">
        <w:rPr>
          <w:rtl w:val="0"/>
        </w:rPr>
        <w:t xml:space="preserve">Las dicotomías políticas han perdido capacidad para explicar el mundo y funcionan cada vez más como herramientas de manipulación. Cuanto más se recurre a marcos doctrinarios del pasado, más se convierten en retórica para dividir sociedades, reforzar identidades rígidas y limitar la comprensión del presente.</w:t>
      </w:r>
    </w:p>
    <w:p w:rsidR="00000000" w:rsidDel="00000000" w:rsidP="00000000" w:rsidRDefault="00000000" w:rsidRPr="00000000" w14:paraId="00000079">
      <w:pPr>
        <w:rPr/>
      </w:pPr>
      <w:r w:rsidDel="00000000" w:rsidR="00000000" w:rsidRPr="00000000">
        <w:rPr>
          <w:rtl w:val="0"/>
        </w:rPr>
        <w:t xml:space="preserve">Este desgaste revela la necesidad de un pensamiento capaz de usar la historia como referencia, pero sin quedar atrapado en sus categorías. Las sociedades actuales requieren marcos que puedan leer la complejidad sin reducirla a slogans de poder.</w:t>
      </w:r>
    </w:p>
    <w:p w:rsidR="00000000" w:rsidDel="00000000" w:rsidP="00000000" w:rsidRDefault="00000000" w:rsidRPr="00000000" w14:paraId="0000007A">
      <w:pPr>
        <w:pStyle w:val="Heading4"/>
        <w:rPr/>
      </w:pPr>
      <w:r w:rsidDel="00000000" w:rsidR="00000000" w:rsidRPr="00000000">
        <w:rPr>
          <w:rtl w:val="0"/>
        </w:rPr>
        <w:t xml:space="preserve">1.1.1. Izquierda y derecha: horizontes agotados</w:t>
      </w:r>
    </w:p>
    <w:p w:rsidR="00000000" w:rsidDel="00000000" w:rsidP="00000000" w:rsidRDefault="00000000" w:rsidRPr="00000000" w14:paraId="0000007B">
      <w:pPr>
        <w:rPr/>
      </w:pPr>
      <w:r w:rsidDel="00000000" w:rsidR="00000000" w:rsidRPr="00000000">
        <w:rPr>
          <w:rtl w:val="0"/>
        </w:rPr>
        <w:t xml:space="preserve">La distinción entre izquierda y derecha se ha vuelto insuficiente para interpretar la realidad contemporánea. Aunque alguna vez ordenó parte del debate público, hoy reduce la complejidad humana a dos casillas enfrentadas. Lo que antes ayudaba a ubicar posiciones iniciales ahora se vuelve un filtro que distorsiona problemas económicos, sociales, culturales o científicos al forzarlos en una lógica binaria.</w:t>
      </w:r>
    </w:p>
    <w:p w:rsidR="00000000" w:rsidDel="00000000" w:rsidP="00000000" w:rsidRDefault="00000000" w:rsidRPr="00000000" w14:paraId="0000007C">
      <w:pPr>
        <w:rPr/>
      </w:pPr>
      <w:r w:rsidDel="00000000" w:rsidR="00000000" w:rsidRPr="00000000">
        <w:rPr>
          <w:rtl w:val="0"/>
        </w:rPr>
        <w:t xml:space="preserve">La paradoja es evidente: cuanto más se polarizan los discursos, más intercambian posiciones la izquierda y la derecha. Propuestas consideradas “propias” de un bando terminan siendo adoptadas por el otro. La historia del pensamiento muestra que el desarrollo intelectual tiende a matizar, no a radicalizar. Figuras como Adam Smith, Ricardo, el Marx tardío o Keynes revisaron sus propias ideas cuando la realidad lo exigía.</w:t>
      </w:r>
    </w:p>
    <w:p w:rsidR="00000000" w:rsidDel="00000000" w:rsidP="00000000" w:rsidRDefault="00000000" w:rsidRPr="00000000" w14:paraId="0000007D">
      <w:pPr>
        <w:rPr/>
      </w:pPr>
      <w:r w:rsidDel="00000000" w:rsidR="00000000" w:rsidRPr="00000000">
        <w:rPr>
          <w:rtl w:val="0"/>
        </w:rPr>
        <w:t xml:space="preserve">El liberalismo, en su transición hacia el neoliberalismo, reconoció que los mercados requieren instituciones públicas y marcos globales para sostenerse. A su vez, las tradiciones de izquierda evolucionaron hacia posiciones más pragmáticas, evidenciando que la planificación absoluta era tan inviable como la desregulación total.</w:t>
      </w:r>
    </w:p>
    <w:p w:rsidR="00000000" w:rsidDel="00000000" w:rsidP="00000000" w:rsidRDefault="00000000" w:rsidRPr="00000000" w14:paraId="0000007E">
      <w:pPr>
        <w:rPr/>
      </w:pPr>
      <w:r w:rsidDel="00000000" w:rsidR="00000000" w:rsidRPr="00000000">
        <w:rPr>
          <w:rtl w:val="0"/>
        </w:rPr>
        <w:t xml:space="preserve">Insistir en esta dicotomía no esclarece; </w:t>
      </w:r>
      <w:r w:rsidDel="00000000" w:rsidR="00000000" w:rsidRPr="00000000">
        <w:rPr>
          <w:b w:val="1"/>
          <w:bCs w:val="1"/>
          <w:rtl w:val="0"/>
        </w:rPr>
        <w:t xml:space="preserve">empequeñece</w:t>
      </w:r>
      <w:r w:rsidDel="00000000" w:rsidR="00000000" w:rsidRPr="00000000">
        <w:rPr>
          <w:rtl w:val="0"/>
        </w:rPr>
        <w:t xml:space="preserve">. Izquierda y derecha dejaron de ser horizontes para convertirse en muros que impiden ver que los problemas actuales exigen síntesis nuevas y marcos más amplios. El resultado es un debate circular en el que el lenguaje polarizado reemplaza al pensamiento, y las categorías políticas pierden su capacidad de generar comprensión.</w:t>
      </w:r>
    </w:p>
    <w:p w:rsidR="00000000" w:rsidDel="00000000" w:rsidP="00000000" w:rsidRDefault="00000000" w:rsidRPr="00000000" w14:paraId="0000007F">
      <w:pPr>
        <w:pStyle w:val="Heading4"/>
        <w:rPr/>
      </w:pPr>
      <w:r w:rsidDel="00000000" w:rsidR="00000000" w:rsidRPr="00000000">
        <w:rPr>
          <w:rtl w:val="0"/>
        </w:rPr>
        <w:t xml:space="preserve">1.1.2. Liberalismo-capitalismo y socialismo-estatismo: principios valiosos usados como excusa</w:t>
      </w:r>
    </w:p>
    <w:p w:rsidR="00000000" w:rsidDel="00000000" w:rsidP="00000000" w:rsidRDefault="00000000" w:rsidRPr="00000000" w14:paraId="00000080">
      <w:pPr>
        <w:rPr/>
      </w:pPr>
      <w:r w:rsidDel="00000000" w:rsidR="00000000" w:rsidRPr="00000000">
        <w:rPr>
          <w:rtl w:val="0"/>
        </w:rPr>
        <w:t xml:space="preserve">El liberalismo y el socialismo surgieron en momentos distintos y con objetivos distintos. El liberalismo buscó expandir la libertad individual, la propiedad privada y la iniciativa económica en un mundo que dejaba atrás los órdenes monárquicos y feudales. El socialismo nació como crítica al capitalismo industrial y a sus desigualdades, articulando la organización colectiva y la justicia social.</w:t>
      </w:r>
    </w:p>
    <w:p w:rsidR="00000000" w:rsidDel="00000000" w:rsidP="00000000" w:rsidRDefault="00000000" w:rsidRPr="00000000" w14:paraId="00000081">
      <w:pPr>
        <w:rPr/>
      </w:pPr>
      <w:r w:rsidDel="00000000" w:rsidR="00000000" w:rsidRPr="00000000">
        <w:rPr>
          <w:rtl w:val="0"/>
        </w:rPr>
        <w:t xml:space="preserve">Sus principios fundamentales siguen teniendo valor:</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liberalismo destaca la autonomía, el mérito y el desarrollo individual;</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socialismo subraya la igualdad material, la justicia social y la organización colectiva.</w:t>
      </w:r>
    </w:p>
    <w:p w:rsidR="00000000" w:rsidDel="00000000" w:rsidP="00000000" w:rsidRDefault="00000000" w:rsidRPr="00000000" w14:paraId="00000084">
      <w:pPr>
        <w:rPr/>
      </w:pPr>
      <w:r w:rsidDel="00000000" w:rsidR="00000000" w:rsidRPr="00000000">
        <w:rPr>
          <w:rtl w:val="0"/>
        </w:rPr>
        <w:t xml:space="preserve">El problema no está en sus fundamentos, sino en la estructura que generan cuando se aplican sin matices. El liberalismo extremo ignora las condiciones sociales que hacen posible la libertad. El socialismo extremo reduce la vida humana a categorías rígidas subordinadas al Estado. En ambos casos, los excesos no provienen de las ideas, sino de su traducción práctica: incentivos mal diseñados, estructuras que concentran poder o narrativas mediáticas que manipulan percepciones.</w:t>
      </w:r>
    </w:p>
    <w:p w:rsidR="00000000" w:rsidDel="00000000" w:rsidP="00000000" w:rsidRDefault="00000000" w:rsidRPr="00000000" w14:paraId="00000085">
      <w:pPr>
        <w:rPr/>
      </w:pPr>
      <w:r w:rsidDel="00000000" w:rsidR="00000000" w:rsidRPr="00000000">
        <w:rPr>
          <w:rtl w:val="0"/>
        </w:rPr>
        <w:t xml:space="preserve">Por eso, el debate sobre “qué sistema es mejor” se vuelve una excusa para perpetuar polarización más que un análisis serio. Ni el liberalismo ni el socialismo son leyes naturales; son marcos interpretativos que pueden aciertos o errores dependiendo del contexto y de quienes los implementan.</w:t>
      </w:r>
    </w:p>
    <w:p w:rsidR="00000000" w:rsidDel="00000000" w:rsidP="00000000" w:rsidRDefault="00000000" w:rsidRPr="00000000" w14:paraId="00000086">
      <w:pPr>
        <w:rPr/>
      </w:pPr>
      <w:r w:rsidDel="00000000" w:rsidR="00000000" w:rsidRPr="00000000">
        <w:rPr>
          <w:rtl w:val="0"/>
        </w:rPr>
        <w:t xml:space="preserve">Lo relevante no es lo que </w:t>
      </w:r>
      <w:r w:rsidDel="00000000" w:rsidR="00000000" w:rsidRPr="00000000">
        <w:rPr>
          <w:i w:val="1"/>
          <w:iCs w:val="1"/>
          <w:rtl w:val="0"/>
        </w:rPr>
        <w:t xml:space="preserve">proclama</w:t>
      </w:r>
      <w:r w:rsidDel="00000000" w:rsidR="00000000" w:rsidRPr="00000000">
        <w:rPr>
          <w:rtl w:val="0"/>
        </w:rPr>
        <w:t xml:space="preserve"> cada doctrina, sino cómo organiza la interacción:</w:t>
        <w:br w:type="textWrapping"/>
      </w:r>
      <w:r w:rsidDel="00000000" w:rsidR="00000000" w:rsidRPr="00000000">
        <w:rPr>
          <w:b w:val="1"/>
          <w:bCs w:val="1"/>
          <w:rtl w:val="0"/>
        </w:rPr>
        <w:t xml:space="preserve">qué incentivos crea, qué riesgos distribuye, qué cooperación fomenta y qué poder concentra.</w:t>
      </w:r>
      <w:r w:rsidDel="00000000" w:rsidR="00000000" w:rsidRPr="00000000">
        <w:rPr>
          <w:rtl w:val="0"/>
        </w:rPr>
        <w:br w:type="textWrapping"/>
        <w:t xml:space="preserve">La distancia entre los principios y los resultados es donde se producen tanto avances como desastres.</w:t>
      </w:r>
    </w:p>
    <w:p w:rsidR="00000000" w:rsidDel="00000000" w:rsidP="00000000" w:rsidRDefault="00000000" w:rsidRPr="00000000" w14:paraId="00000087">
      <w:pPr>
        <w:rPr/>
      </w:pPr>
      <w:r w:rsidDel="00000000" w:rsidR="00000000" w:rsidRPr="00000000">
        <w:rPr>
          <w:rtl w:val="0"/>
        </w:rPr>
        <w:t xml:space="preserve">Aquí se ubica la </w:t>
      </w:r>
      <w:r w:rsidDel="00000000" w:rsidR="00000000" w:rsidRPr="00000000">
        <w:rPr>
          <w:b w:val="1"/>
          <w:bCs w:val="1"/>
          <w:rtl w:val="0"/>
        </w:rPr>
        <w:t xml:space="preserve">Filosofía del Juego</w:t>
      </w:r>
      <w:r w:rsidDel="00000000" w:rsidR="00000000" w:rsidRPr="00000000">
        <w:rPr>
          <w:rtl w:val="0"/>
        </w:rPr>
        <w:t xml:space="preserve">: no como mediadora entre bandos, sino como un marco distinto que analiza la estructura del juego. Observa cómo interactúan los actores, qué incentivos operan, cómo se configuran los efectos acumulativos, qué tan sostenible es el tablero y qué consecuencias genera cada jugada.</w:t>
      </w:r>
    </w:p>
    <w:p w:rsidR="00000000" w:rsidDel="00000000" w:rsidP="00000000" w:rsidRDefault="00000000" w:rsidRPr="00000000" w14:paraId="00000088">
      <w:pPr>
        <w:rPr/>
      </w:pPr>
      <w:r w:rsidDel="00000000" w:rsidR="00000000" w:rsidRPr="00000000">
        <w:rPr>
          <w:rtl w:val="0"/>
        </w:rPr>
        <w:t xml:space="preserve">Su aporte consiste en ofrecer una arquitectura conceptual que conecta conocimiento estratégico con resultados reales. Permite evaluar cómo cada sistema —liberal, socialista o cualquier combinación histórica— opera dentro de un tablero finito, energético y estratégicamente interdependiente.</w:t>
      </w:r>
    </w:p>
    <w:p w:rsidR="00000000" w:rsidDel="00000000" w:rsidP="00000000" w:rsidRDefault="00000000" w:rsidRPr="00000000" w14:paraId="00000089">
      <w:pPr>
        <w:rPr/>
      </w:pPr>
      <w:r w:rsidDel="00000000" w:rsidR="00000000" w:rsidRPr="00000000">
        <w:rPr>
          <w:rtl w:val="0"/>
        </w:rPr>
        <w:t xml:space="preserve">La Filosofía del Juego muestra que las ideologías no fallan por sus principios, sino porque no fueron diseñadas para analizar interacciones complejas, incentivos cruzados, dilemas sociales, entropía, límites físicos ni la naturaleza estratégica de la existencia. Ese es el vacío que llena: desplazar la discusión de la intención moral hacia la dinámica real del juego.</w:t>
      </w:r>
    </w:p>
    <w:p w:rsidR="00000000" w:rsidDel="00000000" w:rsidP="00000000" w:rsidRDefault="00000000" w:rsidRPr="00000000" w14:paraId="0000008A">
      <w:pPr>
        <w:pStyle w:val="Heading3"/>
        <w:rPr>
          <w:b w:val="1"/>
          <w:bCs w:val="1"/>
        </w:rPr>
      </w:pPr>
      <w:r w:rsidDel="00000000" w:rsidR="00000000" w:rsidRPr="00000000">
        <w:rPr>
          <w:b w:val="1"/>
          <w:bCs w:val="1"/>
          <w:rtl w:val="0"/>
        </w:rPr>
        <w:t xml:space="preserve">1.2. El mundo en crisis</w:t>
      </w:r>
    </w:p>
    <w:p w:rsidR="00000000" w:rsidDel="00000000" w:rsidP="00000000" w:rsidRDefault="00000000" w:rsidRPr="00000000" w14:paraId="0000008B">
      <w:pPr>
        <w:rPr/>
      </w:pPr>
      <w:bookmarkStart w:colFirst="0" w:colLast="0" w:name="_heading=h.hml7poik2a87" w:id="6"/>
      <w:bookmarkEnd w:id="6"/>
      <w:r w:rsidDel="00000000" w:rsidR="00000000" w:rsidRPr="00000000">
        <w:rPr>
          <w:rtl w:val="0"/>
        </w:rPr>
        <w:t xml:space="preserve">Si el siglo XX estuvo marcado por el choque entre grandes ideologías, el siglo XXI está definido por una crisis multidimensional. El agotamiento de las categorías ideológicas tradicionales no elimina el conflicto: lo vuelve más fragmentado, más interdependiente y más difícil de interpretar. Sociedades fracturadas y tecnologías aceleradas transforman la realidad a un ritmo que supera la comprensión humana.</w:t>
      </w:r>
    </w:p>
    <w:p w:rsidR="00000000" w:rsidDel="00000000" w:rsidP="00000000" w:rsidRDefault="00000000" w:rsidRPr="00000000" w14:paraId="0000008C">
      <w:pPr>
        <w:rPr/>
      </w:pPr>
      <w:r w:rsidDel="00000000" w:rsidR="00000000" w:rsidRPr="00000000">
        <w:rPr>
          <w:rtl w:val="0"/>
        </w:rPr>
        <w:t xml:space="preserve">En este escenario emerge la necesidad de un nuevo marco conceptual. No para negar los aportes del pasado, sino para entender un mundo en el que cada decisión se entrelaza con otras y donde es necesario reconocer equilibrios, tensiones, límites y estructuras.</w:t>
      </w:r>
    </w:p>
    <w:p w:rsidR="00000000" w:rsidDel="00000000" w:rsidP="00000000" w:rsidRDefault="00000000" w:rsidRPr="00000000" w14:paraId="0000008D">
      <w:pPr>
        <w:pStyle w:val="Heading4"/>
        <w:rPr/>
      </w:pPr>
      <w:r w:rsidDel="00000000" w:rsidR="00000000" w:rsidRPr="00000000">
        <w:rPr>
          <w:rtl w:val="0"/>
        </w:rPr>
        <w:t xml:space="preserve">1.2.1. Polarización y desconfianza social</w:t>
      </w:r>
    </w:p>
    <w:p w:rsidR="00000000" w:rsidDel="00000000" w:rsidP="00000000" w:rsidRDefault="00000000" w:rsidRPr="00000000" w14:paraId="0000008E">
      <w:pPr>
        <w:rPr/>
      </w:pPr>
      <w:r w:rsidDel="00000000" w:rsidR="00000000" w:rsidRPr="00000000">
        <w:rPr>
          <w:rtl w:val="0"/>
        </w:rPr>
        <w:t xml:space="preserve">La polarización se ha convertido en una marca de época. La lógica binaria invade el debate público y convierte problemas complejos en consignas enfrentadas. La identidad política deja de construirse por convicción y pasa a definirse por oposición al “otro”.</w:t>
      </w:r>
    </w:p>
    <w:p w:rsidR="00000000" w:rsidDel="00000000" w:rsidP="00000000" w:rsidRDefault="00000000" w:rsidRPr="00000000" w14:paraId="0000008F">
      <w:pPr>
        <w:rPr/>
      </w:pPr>
      <w:r w:rsidDel="00000000" w:rsidR="00000000" w:rsidRPr="00000000">
        <w:rPr>
          <w:rtl w:val="0"/>
        </w:rPr>
        <w:t xml:space="preserve">Las consecuencias son profundas: la desconfianza se expande, las instituciones pierden legitimidad y la cohesión social se erosiona. En un clima de sospecha mutua, la cooperación se vuelve difícil y los conflictos se transforman en guerras de posición que impiden soluciones duraderas.</w:t>
      </w:r>
    </w:p>
    <w:p w:rsidR="00000000" w:rsidDel="00000000" w:rsidP="00000000" w:rsidRDefault="00000000" w:rsidRPr="00000000" w14:paraId="00000090">
      <w:pPr>
        <w:rPr/>
      </w:pPr>
      <w:r w:rsidDel="00000000" w:rsidR="00000000" w:rsidRPr="00000000">
        <w:rPr>
          <w:rtl w:val="0"/>
        </w:rPr>
        <w:t xml:space="preserve">El problema no es el conflicto —inevitable en toda vida social—, sino la incapacidad de sostener tensiones de forma productiva. Cuando todo se plantea como un juego donde todos pierden, el juego se destruye. La Filosofía del Juego propone otra lectura: los conflictos pueden volverse tensiones fértiles, donde la cooperación estratégica sustituya al enfrentamiento estéril.</w:t>
      </w:r>
    </w:p>
    <w:p w:rsidR="00000000" w:rsidDel="00000000" w:rsidP="00000000" w:rsidRDefault="00000000" w:rsidRPr="00000000" w14:paraId="00000091">
      <w:pPr>
        <w:pStyle w:val="Heading4"/>
        <w:rPr/>
      </w:pPr>
      <w:r w:rsidDel="00000000" w:rsidR="00000000" w:rsidRPr="00000000">
        <w:rPr>
          <w:rtl w:val="0"/>
        </w:rPr>
        <w:t xml:space="preserve">1.2.2. Ecología y límites energéticos</w:t>
      </w:r>
    </w:p>
    <w:p w:rsidR="00000000" w:rsidDel="00000000" w:rsidP="00000000" w:rsidRDefault="00000000" w:rsidRPr="00000000" w14:paraId="00000092">
      <w:pPr>
        <w:rPr/>
      </w:pPr>
      <w:r w:rsidDel="00000000" w:rsidR="00000000" w:rsidRPr="00000000">
        <w:rPr>
          <w:rtl w:val="0"/>
        </w:rPr>
        <w:t xml:space="preserve">La modernidad se construyó sobre la idea de un progreso sin límites. Pero el planeta es finito y su capacidad de renovación también. Ignorar este hecho ha generado tensiones ecológicas y energéticas que marcan un punto de inflexión civilizatorio.</w:t>
      </w:r>
    </w:p>
    <w:p w:rsidR="00000000" w:rsidDel="00000000" w:rsidP="00000000" w:rsidRDefault="00000000" w:rsidRPr="00000000" w14:paraId="00000093">
      <w:pPr>
        <w:rPr/>
      </w:pPr>
      <w:r w:rsidDel="00000000" w:rsidR="00000000" w:rsidRPr="00000000">
        <w:rPr>
          <w:rtl w:val="0"/>
        </w:rPr>
        <w:t xml:space="preserve">Mirar el mundo desde la energía que mueve revela el verdadero costo físico de sostener la vida moderna. El rendimiento energético global disminuye a medida que los sistemas se vuelven más complejos. La agricultura intensiva, los combustibles fósiles, las tecnologías digitales y la movilidad eléctrica requieren cantidades crecientes de energía para producir retornos cada vez menores.</w:t>
      </w:r>
    </w:p>
    <w:p w:rsidR="00000000" w:rsidDel="00000000" w:rsidP="00000000" w:rsidRDefault="00000000" w:rsidRPr="00000000" w14:paraId="00000094">
      <w:pPr>
        <w:rPr/>
      </w:pPr>
      <w:r w:rsidDel="00000000" w:rsidR="00000000" w:rsidRPr="00000000">
        <w:rPr>
          <w:rtl w:val="0"/>
        </w:rPr>
        <w:t xml:space="preserve">Pensar desde la energía obliga a un cambio de perspectiva: el desafío no es producir más, sino perder menos. La innovación sostenible no consiste en multiplicar transformaciones, sino en reducir la entropía y diseñar sistemas capaces de conservar energía útil.</w:t>
      </w:r>
    </w:p>
    <w:p w:rsidR="00000000" w:rsidDel="00000000" w:rsidP="00000000" w:rsidRDefault="00000000" w:rsidRPr="00000000" w14:paraId="00000095">
      <w:pPr>
        <w:rPr/>
      </w:pPr>
      <w:r w:rsidDel="00000000" w:rsidR="00000000" w:rsidRPr="00000000">
        <w:rPr>
          <w:rtl w:val="0"/>
        </w:rPr>
        <w:t xml:space="preserve">Reconocer estos límites no implica frenar el progreso, sino hacerlo viable. El tablero planetario exige una forma de jugar que reduzca pérdidas, respete los flujos naturales y mantenga abierta la posibilidad de continuidad civilizatoria.</w:t>
      </w:r>
    </w:p>
    <w:p w:rsidR="00000000" w:rsidDel="00000000" w:rsidP="00000000" w:rsidRDefault="00000000" w:rsidRPr="00000000" w14:paraId="00000096">
      <w:pPr>
        <w:pStyle w:val="Heading4"/>
        <w:rPr/>
      </w:pPr>
      <w:r w:rsidDel="00000000" w:rsidR="00000000" w:rsidRPr="00000000">
        <w:rPr>
          <w:rtl w:val="0"/>
        </w:rPr>
        <w:t xml:space="preserve">1.2.3. Incertidumbre tecnológica y política</w:t>
      </w:r>
    </w:p>
    <w:p w:rsidR="00000000" w:rsidDel="00000000" w:rsidP="00000000" w:rsidRDefault="00000000" w:rsidRPr="00000000" w14:paraId="00000097">
      <w:pPr>
        <w:rPr/>
      </w:pPr>
      <w:r w:rsidDel="00000000" w:rsidR="00000000" w:rsidRPr="00000000">
        <w:rPr>
          <w:rtl w:val="0"/>
        </w:rPr>
        <w:t xml:space="preserve">La aceleración tecnológica supera la capacidad de adaptación de las sociedades. La inteligencia artificial, la automatización y la biotecnología modifican el trabajo, la economía y la vida cotidiana, mientras generan nuevos dilemas éticos, políticos y estratégicos.</w:t>
      </w:r>
    </w:p>
    <w:p w:rsidR="00000000" w:rsidDel="00000000" w:rsidP="00000000" w:rsidRDefault="00000000" w:rsidRPr="00000000" w14:paraId="00000098">
      <w:pPr>
        <w:rPr/>
      </w:pPr>
      <w:r w:rsidDel="00000000" w:rsidR="00000000" w:rsidRPr="00000000">
        <w:rPr>
          <w:rtl w:val="0"/>
        </w:rPr>
        <w:t xml:space="preserve">Al mismo tiempo, los Estados enfrentan una crisis de legitimidad: redes globales que no pueden controlar, corporaciones con poder transnacional y tensiones geopolíticas que reordenan alianzas sin garantizar estabilidad. La ciudadanía percibe instituciones lentas frente a tecnologías veloces.</w:t>
      </w:r>
    </w:p>
    <w:p w:rsidR="00000000" w:rsidDel="00000000" w:rsidP="00000000" w:rsidRDefault="00000000" w:rsidRPr="00000000" w14:paraId="00000099">
      <w:pPr>
        <w:rPr/>
      </w:pPr>
      <w:r w:rsidDel="00000000" w:rsidR="00000000" w:rsidRPr="00000000">
        <w:rPr>
          <w:rtl w:val="0"/>
        </w:rPr>
        <w:t xml:space="preserve">La combinación de innovación acelerada y política reactiva produce un clima de incertidumbre. La sensación es clara: jugamos en un tablero que cambia más rápido de lo que comprendemos sus reglas.</w:t>
      </w:r>
    </w:p>
    <w:p w:rsidR="00000000" w:rsidDel="00000000" w:rsidP="00000000" w:rsidRDefault="00000000" w:rsidRPr="00000000" w14:paraId="0000009A">
      <w:pPr>
        <w:rPr/>
      </w:pPr>
      <w:r w:rsidDel="00000000" w:rsidR="00000000" w:rsidRPr="00000000">
        <w:rPr>
          <w:rtl w:val="0"/>
        </w:rPr>
        <w:t xml:space="preserve">Se propone aquí otra lectura: la tecnología no debe detenerse, pero necesita reglas que la orienten hacia la transparencia, la confianza y la cooperación. La política solo puede sostenerse cuando estructura un juego donde los actores tienen incentivos para colaborar y no para destruir el tablero.</w:t>
      </w:r>
    </w:p>
    <w:p w:rsidR="00000000" w:rsidDel="00000000" w:rsidP="00000000" w:rsidRDefault="00000000" w:rsidRPr="00000000" w14:paraId="0000009B">
      <w:pPr>
        <w:pStyle w:val="Heading3"/>
        <w:rPr>
          <w:b w:val="1"/>
          <w:bCs w:val="1"/>
        </w:rPr>
      </w:pPr>
      <w:r w:rsidDel="00000000" w:rsidR="00000000" w:rsidRPr="00000000">
        <w:rPr>
          <w:b w:val="1"/>
          <w:bCs w:val="1"/>
          <w:rtl w:val="0"/>
        </w:rPr>
        <w:t xml:space="preserve">1.3. Necesidad de un nuevo marco</w:t>
      </w:r>
    </w:p>
    <w:p w:rsidR="00000000" w:rsidDel="00000000" w:rsidP="00000000" w:rsidRDefault="00000000" w:rsidRPr="00000000" w14:paraId="0000009C">
      <w:pPr>
        <w:rPr/>
      </w:pPr>
      <w:bookmarkStart w:colFirst="0" w:colLast="0" w:name="_heading=h.p6t3gvvxrxgi" w:id="7"/>
      <w:bookmarkEnd w:id="7"/>
      <w:r w:rsidDel="00000000" w:rsidR="00000000" w:rsidRPr="00000000">
        <w:rPr>
          <w:rtl w:val="0"/>
        </w:rPr>
        <w:t xml:space="preserve">Las tensiones actuales no son fenómenos aislados, sino piezas de un mismo tablero que la humanidad juega sin comprender del todo. La sensación de desorden no proviene solo de la magnitud de los problemas, sino de la ausencia de un marco que permita interpretar sus vínculos, tensiones y estructuras.</w:t>
      </w:r>
    </w:p>
    <w:p w:rsidR="00000000" w:rsidDel="00000000" w:rsidP="00000000" w:rsidRDefault="00000000" w:rsidRPr="00000000" w14:paraId="0000009D">
      <w:pPr>
        <w:rPr/>
      </w:pPr>
      <w:r w:rsidDel="00000000" w:rsidR="00000000" w:rsidRPr="00000000">
        <w:rPr>
          <w:rtl w:val="0"/>
        </w:rPr>
        <w:t xml:space="preserve">Durante siglos, las ideologías intentaron cumplir esa función, pero hoy explican fragmentos y dejan vacíos que se llenan con simplificaciones y retóricas de confrontación. El desafío no es falta de información—vivimos en la era con más datos disponibles que nunca—, sino falta de una forma común de interpretarlos y convertirlos en acción colectiva.</w:t>
      </w:r>
    </w:p>
    <w:p w:rsidR="00000000" w:rsidDel="00000000" w:rsidP="00000000" w:rsidRDefault="00000000" w:rsidRPr="00000000" w14:paraId="0000009E">
      <w:pPr>
        <w:rPr/>
      </w:pPr>
      <w:r w:rsidDel="00000000" w:rsidR="00000000" w:rsidRPr="00000000">
        <w:rPr>
          <w:rtl w:val="0"/>
        </w:rPr>
        <w:t xml:space="preserve">De esta necesidad surge la búsqueda de un nuevo marco. No un dogma, sino un lenguaje compartido que permita comprender las condiciones del tablero, reconocer tensiones y diseñar estrategias sostenibles. La Filosofía del Juego propone una mirada capaz de ver el conjunto y actuar con lucidez en medio de la complejidad.</w:t>
      </w:r>
    </w:p>
    <w:p w:rsidR="00000000" w:rsidDel="00000000" w:rsidP="00000000" w:rsidRDefault="00000000" w:rsidRPr="00000000" w14:paraId="0000009F">
      <w:pPr>
        <w:rPr/>
      </w:pPr>
      <w:r w:rsidDel="00000000" w:rsidR="00000000" w:rsidRPr="00000000">
        <w:rPr>
          <w:rtl w:val="0"/>
        </w:rPr>
        <w:t xml:space="preserve">No se trata de una “visión integral”—un ideal demasiado abstracto para orientar decisiones—, sino de una perspectiva estratégica que permita sostener tensiones donde aparecen y conducirlas hacia la operatividad. La conciencia comienza cuando entendemos que cada acción preserva o erosiona el tablero.</w:t>
      </w:r>
    </w:p>
    <w:p w:rsidR="00000000" w:rsidDel="00000000" w:rsidP="00000000" w:rsidRDefault="00000000" w:rsidRPr="00000000" w14:paraId="000000A0">
      <w:pPr>
        <w:rPr/>
      </w:pPr>
      <w:r w:rsidDel="00000000" w:rsidR="00000000" w:rsidRPr="00000000">
        <w:rPr>
          <w:rtl w:val="0"/>
        </w:rPr>
        <w:t xml:space="preserve">Este enfoque exige reconocer algo que ha estado oculto históricamente: siempre hemos jugado, aun sin saberlo. Muchas decisiones han sido movimientos automáticos antes que elecciones conscientes. El objetivo no es entenderlo todo, sino orientar pensamiento y acción hacia lo que sostiene el tablero, sin pretender abarcar su totalidad.</w:t>
      </w:r>
    </w:p>
    <w:p w:rsidR="00000000" w:rsidDel="00000000" w:rsidP="00000000" w:rsidRDefault="00000000" w:rsidRPr="00000000" w14:paraId="000000A1">
      <w:pPr>
        <w:pStyle w:val="Heading4"/>
        <w:rPr/>
      </w:pPr>
      <w:r w:rsidDel="00000000" w:rsidR="00000000" w:rsidRPr="00000000">
        <w:rPr>
          <w:rtl w:val="0"/>
        </w:rPr>
        <w:t xml:space="preserve">1.3.1. El ser humano como jugador inconsciente</w:t>
      </w:r>
    </w:p>
    <w:p w:rsidR="00000000" w:rsidDel="00000000" w:rsidP="00000000" w:rsidRDefault="00000000" w:rsidRPr="00000000" w14:paraId="000000A2">
      <w:pPr>
        <w:rPr/>
      </w:pPr>
      <w:r w:rsidDel="00000000" w:rsidR="00000000" w:rsidRPr="00000000">
        <w:rPr>
          <w:rtl w:val="0"/>
        </w:rPr>
        <w:t xml:space="preserve">Gran parte de la historia humana se ha jugado sin plena conciencia del tablero. Las personas actuaban siguiendo costumbres, impulsos o doctrinas heredadas, sin comprender las reglas que moldeaban sus decisiones. La vida social se convertía así en un juego inconsciente, guiado más por inercia que por estrategia.</w:t>
      </w:r>
    </w:p>
    <w:p w:rsidR="00000000" w:rsidDel="00000000" w:rsidP="00000000" w:rsidRDefault="00000000" w:rsidRPr="00000000" w14:paraId="000000A3">
      <w:pPr>
        <w:rPr/>
      </w:pPr>
      <w:r w:rsidDel="00000000" w:rsidR="00000000" w:rsidRPr="00000000">
        <w:rPr>
          <w:rtl w:val="0"/>
        </w:rPr>
        <w:t xml:space="preserve">En política, economía o relaciones sociales, los individuos tienden a pensar que actúan de manera autónoma, cuando en realidad sus decisiones están entrelazadas con las de muchos otros. Cada persona cree jugar su propia partida, pero el resultado siempre depende de múltiples interacciones.</w:t>
      </w:r>
    </w:p>
    <w:p w:rsidR="00000000" w:rsidDel="00000000" w:rsidP="00000000" w:rsidRDefault="00000000" w:rsidRPr="00000000" w14:paraId="000000A4">
      <w:pPr>
        <w:rPr/>
      </w:pPr>
      <w:r w:rsidDel="00000000" w:rsidR="00000000" w:rsidRPr="00000000">
        <w:rPr>
          <w:rtl w:val="0"/>
        </w:rPr>
        <w:t xml:space="preserve">Esa falta de conciencia produce frustración: se busca una libertad absoluta que tropieza con límites no reconocidos. La libertad real no surge de negarlos, sino de sostenerlos. Cada decisión implica responsabilidades y altera el equilibrio del juego.</w:t>
      </w:r>
    </w:p>
    <w:p w:rsidR="00000000" w:rsidDel="00000000" w:rsidP="00000000" w:rsidRDefault="00000000" w:rsidRPr="00000000" w14:paraId="000000A5">
      <w:pPr>
        <w:rPr/>
      </w:pPr>
      <w:r w:rsidDel="00000000" w:rsidR="00000000" w:rsidRPr="00000000">
        <w:rPr>
          <w:rtl w:val="0"/>
        </w:rPr>
        <w:t xml:space="preserve">La Filosofía del Juego propone un giro: dejar de jugar a ciegas. Cada acción, incluso la más pequeña, forma parte de un juego mayor. La lucidez comienza cuando reconocemos que no estamos solos en el tablero. Solo pasando de jugadores inconscientes a jugadores lúcidos podemos transformar tensiones en oportunidades y la incertidumbre en estrategia.</w:t>
      </w:r>
    </w:p>
    <w:p w:rsidR="00000000" w:rsidDel="00000000" w:rsidP="00000000" w:rsidRDefault="00000000" w:rsidRPr="00000000" w14:paraId="000000A6">
      <w:pPr>
        <w:pStyle w:val="Heading4"/>
        <w:rPr/>
      </w:pPr>
      <w:r w:rsidDel="00000000" w:rsidR="00000000" w:rsidRPr="00000000">
        <w:rPr>
          <w:rtl w:val="0"/>
        </w:rPr>
        <w:t xml:space="preserve">1.3.2. Falta de un lenguaje común de reglas</w:t>
      </w:r>
    </w:p>
    <w:p w:rsidR="00000000" w:rsidDel="00000000" w:rsidP="00000000" w:rsidRDefault="00000000" w:rsidRPr="00000000" w14:paraId="000000A7">
      <w:pPr>
        <w:rPr/>
      </w:pPr>
      <w:r w:rsidDel="00000000" w:rsidR="00000000" w:rsidRPr="00000000">
        <w:rPr>
          <w:rtl w:val="0"/>
        </w:rPr>
        <w:t xml:space="preserve">Si la vida social es un juego, su crisis actual radica en que los jugadores no comparten un mismo lenguaje de reglas. Cada actor interpreta el tablero desde su propia visión parcial: los Estados desde el poder, las empresas desde el mercado, los ciudadanos desde urgencias inmediatas. Esto crea un espacio lleno de jugadas, pero con poco acuerdo sobre las condiciones que las hacen posibles.</w:t>
      </w:r>
    </w:p>
    <w:p w:rsidR="00000000" w:rsidDel="00000000" w:rsidP="00000000" w:rsidRDefault="00000000" w:rsidRPr="00000000" w14:paraId="000000A8">
      <w:pPr>
        <w:rPr/>
      </w:pPr>
      <w:r w:rsidDel="00000000" w:rsidR="00000000" w:rsidRPr="00000000">
        <w:rPr>
          <w:rtl w:val="0"/>
        </w:rPr>
        <w:t xml:space="preserve">El problema no es ausencia de normas—las leyes y tratados existen—, sino la falta de un marco compartido de confianza. Las reglas se perciben como imposiciones de unos sobre otros, lo que genera resistencia, trampa y confrontación.</w:t>
      </w:r>
    </w:p>
    <w:p w:rsidR="00000000" w:rsidDel="00000000" w:rsidP="00000000" w:rsidRDefault="00000000" w:rsidRPr="00000000" w14:paraId="000000A9">
      <w:pPr>
        <w:rPr/>
      </w:pPr>
      <w:r w:rsidDel="00000000" w:rsidR="00000000" w:rsidRPr="00000000">
        <w:rPr>
          <w:rtl w:val="0"/>
        </w:rPr>
        <w:t xml:space="preserve">La Filosofía del Juego sostiene que ningún juego puede sostenerse sin un mínimo de reglas compartidas. No se trata de imponer un modelo único, sino de construir un lenguaje común que permita reconocerse como parte del mismo tablero. Solo así la competencia puede transformarse en cooperación estratégica y sostenerse en el tiempo.</w:t>
      </w:r>
    </w:p>
    <w:p w:rsidR="00000000" w:rsidDel="00000000" w:rsidP="00000000" w:rsidRDefault="00000000" w:rsidRPr="00000000" w14:paraId="000000AA">
      <w:pPr>
        <w:rPr/>
      </w:pPr>
      <w:r w:rsidDel="00000000" w:rsidR="00000000" w:rsidRPr="00000000">
        <w:rPr>
          <w:rtl w:val="0"/>
        </w:rPr>
        <w:t xml:space="preserve">La Filosofía del Juego no pretende ser una ideología más, sino una herramienta: para nombrar lo que ya ocurre (que toda vida social es juego), para ofrecer un lenguaje común mínimo y para transformar conflictos destructivos en tensiones fértiles que preserven el tablero.</w:t>
      </w:r>
    </w:p>
    <w:p w:rsidR="00000000" w:rsidDel="00000000" w:rsidP="00000000" w:rsidRDefault="00000000" w:rsidRPr="00000000" w14:paraId="000000AB">
      <w:pPr>
        <w:pStyle w:val="Heading2"/>
        <w:rPr>
          <w:b w:val="1"/>
          <w:bCs w:val="1"/>
        </w:rPr>
      </w:pPr>
      <w:r w:rsidDel="00000000" w:rsidR="00000000" w:rsidRPr="00000000">
        <w:rPr>
          <w:b w:val="1"/>
          <w:bCs w:val="1"/>
          <w:rtl w:val="0"/>
        </w:rPr>
        <w:t xml:space="preserve">Parte 2 – El Manifiesto de la Filosofía del Juego</w:t>
      </w:r>
    </w:p>
    <w:p w:rsidR="00000000" w:rsidDel="00000000" w:rsidP="00000000" w:rsidRDefault="00000000" w:rsidRPr="00000000" w14:paraId="000000AC">
      <w:pPr>
        <w:rPr/>
      </w:pPr>
      <w:bookmarkStart w:colFirst="0" w:colLast="0" w:name="_heading=h.djpcp9u8ru1q" w:id="8"/>
      <w:bookmarkEnd w:id="8"/>
      <w:r w:rsidDel="00000000" w:rsidR="00000000" w:rsidRPr="00000000">
        <w:rPr>
          <w:rtl w:val="0"/>
        </w:rPr>
        <w:t xml:space="preserve">Toda época de crisis necesita un marco que permita orientarse. El vacío ideológico actual no se resuelve con más polarización ni con fórmulas, sino con un lenguaje que revele lo que ya está ocurriendo: que toda vida social es juego. Jugar no es una metáfora; es la estructura misma de la existencia colectiva. Cada decisión se enlaza con otras, cada movimiento abre y cierra posibilidades, y cada tablero impone límites que ningún jugador puede ignorar.</w:t>
      </w:r>
    </w:p>
    <w:p w:rsidR="00000000" w:rsidDel="00000000" w:rsidP="00000000" w:rsidRDefault="00000000" w:rsidRPr="00000000" w14:paraId="000000AD">
      <w:pPr>
        <w:rPr/>
      </w:pPr>
      <w:r w:rsidDel="00000000" w:rsidR="00000000" w:rsidRPr="00000000">
        <w:rPr>
          <w:rtl w:val="0"/>
        </w:rPr>
        <w:t xml:space="preserve">El Manifiesto de la Filosofía del Juego se propone como ese lenguaje común. No es un dogma ni un programa político, sino un marco de comprensión y acción que invita a pensar y actuar con lucidez:</w:t>
      </w:r>
    </w:p>
    <w:p w:rsidR="00000000" w:rsidDel="00000000" w:rsidP="00000000" w:rsidRDefault="00000000" w:rsidRPr="00000000" w14:paraId="000000AE">
      <w:pPr>
        <w:rPr/>
      </w:pPr>
      <w:r w:rsidDel="00000000" w:rsidR="00000000" w:rsidRPr="00000000">
        <w:rPr>
          <w:rtl w:val="0"/>
        </w:rPr>
        <w:t xml:space="preserve">Reconociendo que todo individuo y todo colectivo juega, lo sepa o no.</w:t>
      </w:r>
    </w:p>
    <w:p w:rsidR="00000000" w:rsidDel="00000000" w:rsidP="00000000" w:rsidRDefault="00000000" w:rsidRPr="00000000" w14:paraId="000000AF">
      <w:pPr>
        <w:rPr/>
      </w:pPr>
      <w:r w:rsidDel="00000000" w:rsidR="00000000" w:rsidRPr="00000000">
        <w:rPr>
          <w:rtl w:val="0"/>
        </w:rPr>
        <w:t xml:space="preserve">Asumiendo que las reglas existen, y que violarlas erosiona el tablero que sostiene a todos los jugadores.</w:t>
      </w:r>
    </w:p>
    <w:p w:rsidR="00000000" w:rsidDel="00000000" w:rsidP="00000000" w:rsidRDefault="00000000" w:rsidRPr="00000000" w14:paraId="000000B0">
      <w:pPr>
        <w:rPr/>
      </w:pPr>
      <w:r w:rsidDel="00000000" w:rsidR="00000000" w:rsidRPr="00000000">
        <w:rPr>
          <w:rtl w:val="0"/>
        </w:rPr>
        <w:t xml:space="preserve">Entendiendo que la libertad no es ausencia de límites, sino capacidad de crear dentro de ellos.</w:t>
      </w:r>
    </w:p>
    <w:p w:rsidR="00000000" w:rsidDel="00000000" w:rsidP="00000000" w:rsidRDefault="00000000" w:rsidRPr="00000000" w14:paraId="000000B1">
      <w:pPr>
        <w:rPr/>
      </w:pPr>
      <w:r w:rsidDel="00000000" w:rsidR="00000000" w:rsidRPr="00000000">
        <w:rPr>
          <w:rtl w:val="0"/>
        </w:rPr>
        <w:t xml:space="preserve">Este manifiesto se organiza en tres planos: el núcleo, la órbita y los principios fundamentales del juego. El núcleo es la teoría de juegos, que permite leer la vida social como interacción estratégica entre actores interdependientes. La órbita es la economía ecológica, que recuerda que todo juego ocurre en un tablero finito de energía y materia. Y los principios del juego son las reglas mínimas para sostener la libertad y la cooperación en un mundo de tensiones permanentes.</w:t>
      </w:r>
    </w:p>
    <w:p w:rsidR="00000000" w:rsidDel="00000000" w:rsidP="00000000" w:rsidRDefault="00000000" w:rsidRPr="00000000" w14:paraId="000000B2">
      <w:pPr>
        <w:pStyle w:val="Heading3"/>
        <w:rPr>
          <w:b w:val="1"/>
          <w:bCs w:val="1"/>
        </w:rPr>
      </w:pPr>
      <w:r w:rsidDel="00000000" w:rsidR="00000000" w:rsidRPr="00000000">
        <w:rPr>
          <w:b w:val="1"/>
          <w:bCs w:val="1"/>
          <w:rtl w:val="0"/>
        </w:rPr>
        <w:t xml:space="preserve">2.1. La idea central: la libertad y el juego</w:t>
      </w:r>
    </w:p>
    <w:p w:rsidR="00000000" w:rsidDel="00000000" w:rsidP="00000000" w:rsidRDefault="00000000" w:rsidRPr="00000000" w14:paraId="000000B3">
      <w:pPr>
        <w:rPr/>
      </w:pPr>
      <w:r w:rsidDel="00000000" w:rsidR="00000000" w:rsidRPr="00000000">
        <w:rPr>
          <w:rtl w:val="0"/>
        </w:rPr>
        <w:t xml:space="preserve">La Filosofía del Juego parte de una premisa fundamental: </w:t>
      </w:r>
      <w:r w:rsidDel="00000000" w:rsidR="00000000" w:rsidRPr="00000000">
        <w:rPr>
          <w:b w:val="1"/>
          <w:bCs w:val="1"/>
          <w:rtl w:val="0"/>
        </w:rPr>
        <w:t xml:space="preserve">la libertad individual no existe en aislamiento</w:t>
      </w:r>
      <w:r w:rsidDel="00000000" w:rsidR="00000000" w:rsidRPr="00000000">
        <w:rPr>
          <w:rtl w:val="0"/>
        </w:rPr>
        <w:t xml:space="preserve">. Toda libertad depende de un entorno social y, a la vez, toda vida social funciona como un juego: un espacio donde interactúan jugadores con intereses propios, reglas explícitas o implícitas y límites que ninguno puede ignorar.</w:t>
      </w:r>
    </w:p>
    <w:p w:rsidR="00000000" w:rsidDel="00000000" w:rsidP="00000000" w:rsidRDefault="00000000" w:rsidRPr="00000000" w14:paraId="000000B4">
      <w:pPr>
        <w:rPr/>
      </w:pPr>
      <w:r w:rsidDel="00000000" w:rsidR="00000000" w:rsidRPr="00000000">
        <w:rPr>
          <w:rtl w:val="0"/>
        </w:rPr>
        <w:t xml:space="preserve">La política, la economía, la cultura y las relaciones personales pueden entenderse como distintos juegos superpuestos. Cada uno requiere cooperación mínima, genera tensiones y define las jugadas posibles. La biosfera, en cambio, constituye </w:t>
      </w:r>
      <w:r w:rsidDel="00000000" w:rsidR="00000000" w:rsidRPr="00000000">
        <w:rPr>
          <w:b w:val="1"/>
          <w:bCs w:val="1"/>
          <w:rtl w:val="0"/>
        </w:rPr>
        <w:t xml:space="preserve">el tablero energético</w:t>
      </w:r>
      <w:r w:rsidDel="00000000" w:rsidR="00000000" w:rsidRPr="00000000">
        <w:rPr>
          <w:rtl w:val="0"/>
        </w:rPr>
        <w:t xml:space="preserve"> que sostiene todos esos juegos y fija sus márgenes de operación.</w:t>
      </w:r>
    </w:p>
    <w:p w:rsidR="00000000" w:rsidDel="00000000" w:rsidP="00000000" w:rsidRDefault="00000000" w:rsidRPr="00000000" w14:paraId="000000B5">
      <w:pPr>
        <w:pStyle w:val="Heading4"/>
        <w:rPr/>
      </w:pPr>
      <w:r w:rsidDel="00000000" w:rsidR="00000000" w:rsidRPr="00000000">
        <w:rPr>
          <w:rtl w:val="0"/>
        </w:rPr>
        <w:t xml:space="preserve">2.1.1. Toda libertad individual depende de la sociedad</w:t>
      </w:r>
    </w:p>
    <w:p w:rsidR="00000000" w:rsidDel="00000000" w:rsidP="00000000" w:rsidRDefault="00000000" w:rsidRPr="00000000" w14:paraId="000000B6">
      <w:pPr>
        <w:rPr/>
      </w:pPr>
      <w:r w:rsidDel="00000000" w:rsidR="00000000" w:rsidRPr="00000000">
        <w:rPr>
          <w:rtl w:val="0"/>
        </w:rPr>
        <w:t xml:space="preserve">La idea de una libertad absoluta es un mito. Cada decisión individual está entrelazada con las decisiones de otros y depende de condiciones sociales, institucionales, culturales y ecológicas que la hacen posible. La libertad real no consiste en actuar sin límites, sino en </w:t>
      </w:r>
      <w:r w:rsidDel="00000000" w:rsidR="00000000" w:rsidRPr="00000000">
        <w:rPr>
          <w:b w:val="1"/>
          <w:bCs w:val="1"/>
          <w:rtl w:val="0"/>
        </w:rPr>
        <w:t xml:space="preserve">poder actuar dentro de un conjunto de reglas que permiten que todos los jugadores existan y puedan jugar</w:t>
      </w:r>
      <w:r w:rsidDel="00000000" w:rsidR="00000000" w:rsidRPr="00000000">
        <w:rPr>
          <w:rtl w:val="0"/>
        </w:rPr>
        <w:t xml:space="preserve">.</w:t>
      </w:r>
    </w:p>
    <w:p w:rsidR="00000000" w:rsidDel="00000000" w:rsidP="00000000" w:rsidRDefault="00000000" w:rsidRPr="00000000" w14:paraId="000000B7">
      <w:pPr>
        <w:pStyle w:val="Heading4"/>
        <w:rPr/>
      </w:pPr>
      <w:r w:rsidDel="00000000" w:rsidR="00000000" w:rsidRPr="00000000">
        <w:rPr>
          <w:rtl w:val="0"/>
        </w:rPr>
        <w:t xml:space="preserve">2.1.2. Toda vida social es juego</w:t>
      </w:r>
    </w:p>
    <w:p w:rsidR="00000000" w:rsidDel="00000000" w:rsidP="00000000" w:rsidRDefault="00000000" w:rsidRPr="00000000" w14:paraId="000000B8">
      <w:pPr>
        <w:rPr/>
      </w:pPr>
      <w:r w:rsidDel="00000000" w:rsidR="00000000" w:rsidRPr="00000000">
        <w:rPr>
          <w:rtl w:val="0"/>
        </w:rPr>
        <w:t xml:space="preserve">La vida en sociedad implica participar en múltiples juegos simultáneos: el político, el económico, el cultural, el interpersonal. Cada uno tiene actores, intereses y reglas que influyen en las jugadas posibles. Entender la vida social como juego reemplaza la ilusión de control absoluto por una mirada estratégica: </w:t>
      </w:r>
      <w:r w:rsidDel="00000000" w:rsidR="00000000" w:rsidRPr="00000000">
        <w:rPr>
          <w:b w:val="1"/>
          <w:bCs w:val="1"/>
          <w:rtl w:val="0"/>
        </w:rPr>
        <w:t xml:space="preserve">nadie juega solo, nadie gana siempre y ningún tablero es infinito</w:t>
      </w:r>
      <w:r w:rsidDel="00000000" w:rsidR="00000000" w:rsidRPr="00000000">
        <w:rPr>
          <w:rtl w:val="0"/>
        </w:rPr>
        <w:t xml:space="preserve">.</w:t>
      </w:r>
    </w:p>
    <w:p w:rsidR="00000000" w:rsidDel="00000000" w:rsidP="00000000" w:rsidRDefault="00000000" w:rsidRPr="00000000" w14:paraId="000000B9">
      <w:pPr>
        <w:pStyle w:val="Heading3"/>
        <w:rPr>
          <w:b w:val="1"/>
          <w:bCs w:val="1"/>
        </w:rPr>
      </w:pPr>
      <w:bookmarkStart w:colFirst="0" w:colLast="0" w:name="_heading=h.jm6av4if53if" w:id="9"/>
      <w:bookmarkEnd w:id="9"/>
      <w:r w:rsidDel="00000000" w:rsidR="00000000" w:rsidRPr="00000000">
        <w:rPr>
          <w:b w:val="1"/>
          <w:bCs w:val="1"/>
          <w:rtl w:val="0"/>
        </w:rPr>
        <w:t xml:space="preserve">2.2. El núcleo: Teoría de Juegos</w:t>
      </w:r>
    </w:p>
    <w:p w:rsidR="00000000" w:rsidDel="00000000" w:rsidP="00000000" w:rsidRDefault="00000000" w:rsidRPr="00000000" w14:paraId="000000BA">
      <w:pPr>
        <w:rPr/>
      </w:pPr>
      <w:bookmarkStart w:colFirst="0" w:colLast="0" w:name="_heading=h.qfh59ckggh45" w:id="10"/>
      <w:bookmarkEnd w:id="10"/>
      <w:r w:rsidDel="00000000" w:rsidR="00000000" w:rsidRPr="00000000">
        <w:rPr>
          <w:rtl w:val="0"/>
        </w:rPr>
        <w:t xml:space="preserve">La Filosofía del Juego toma como núcleo la teoría de juegos: una disciplina nacida en la matemática y la economía que hoy permite comprender cualquier interacción estratégica entre actores. Su aporte esencial es directo: </w:t>
      </w:r>
      <w:r w:rsidDel="00000000" w:rsidR="00000000" w:rsidRPr="00000000">
        <w:rPr>
          <w:b w:val="1"/>
          <w:bCs w:val="1"/>
          <w:rtl w:val="0"/>
        </w:rPr>
        <w:t xml:space="preserve">nadie decide en aislamiento; cada jugada depende de las jugadas de los demás</w:t>
      </w:r>
      <w:r w:rsidDel="00000000" w:rsidR="00000000" w:rsidRPr="00000000">
        <w:rPr>
          <w:rtl w:val="0"/>
        </w:rPr>
        <w:t xml:space="preserve"> (von Neumann &amp; Morgenstern, 1944)</w:t>
      </w:r>
    </w:p>
    <w:p w:rsidR="00000000" w:rsidDel="00000000" w:rsidP="00000000" w:rsidRDefault="00000000" w:rsidRPr="00000000" w14:paraId="000000BB">
      <w:pPr>
        <w:pStyle w:val="Heading4"/>
        <w:rPr>
          <w:i w:val="0"/>
          <w:iCs w:val="0"/>
          <w:color w:val="000000"/>
        </w:rPr>
      </w:pPr>
      <w:r w:rsidDel="00000000" w:rsidR="00000000" w:rsidRPr="00000000">
        <w:rPr>
          <w:i w:val="0"/>
          <w:iCs w:val="0"/>
          <w:color w:val="000000"/>
          <w:rtl w:val="0"/>
        </w:rPr>
        <w:t xml:space="preserve">Desde esta perspectiva, la vida social puede leerse como una sucesión de juegos en los que individuos, grupos y Estados actúan con incentivos, restricciones y expectativas que se entrelazan. Las decisiones buscan resultados —beneficio, seguridad, estatus—, pero esos resultados emergen de la interacción entre jugadores, no de la voluntad individual aislada.</w:t>
      </w:r>
    </w:p>
    <w:p w:rsidR="00000000" w:rsidDel="00000000" w:rsidP="00000000" w:rsidRDefault="00000000" w:rsidRPr="00000000" w14:paraId="000000BC">
      <w:pPr>
        <w:pStyle w:val="Heading4"/>
        <w:rPr/>
      </w:pPr>
      <w:r w:rsidDel="00000000" w:rsidR="00000000" w:rsidRPr="00000000">
        <w:rPr>
          <w:rtl w:val="0"/>
        </w:rPr>
        <w:t xml:space="preserve">2.2.1. Interacción y estrategia</w:t>
      </w:r>
    </w:p>
    <w:p w:rsidR="00000000" w:rsidDel="00000000" w:rsidP="00000000" w:rsidRDefault="00000000" w:rsidRPr="00000000" w14:paraId="000000BD">
      <w:pPr>
        <w:rPr/>
      </w:pPr>
      <w:r w:rsidDel="00000000" w:rsidR="00000000" w:rsidRPr="00000000">
        <w:rPr>
          <w:rtl w:val="0"/>
        </w:rPr>
        <w:t xml:space="preserve">La teoría de juegos muestra que no existen decisiones neutras: toda acción implica anticipar movimientos ajenos, evaluar riesgos y proyectar escenarios. Su estructura formal define conceptos clave:</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Estrategia dominante: la mejor respuesta para un jugador, sin importar la elección del rival.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Equilibrio de Nash: un conjunto de estrategias del que ningún jugador tiene incentivos a desviarse unilateralmente (Nash, 1950). </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Juegos repetidos: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permiten cooperación, castigo y reputación, haciendo posible la colaboración sostenida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(Axelrod, 1984).</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y señales: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los jugadores no conocen las intenciones ajenas, importan las señales, la reputación y la credibilidad (Schelling, 1960).</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Juegos cooperativos y no cooperativos: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teoría cooperativa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(Shapley, 1953) estudia coaliciones y reparto; la no cooperativa modela acuerdos sin garantías de cumplimiento (Nash, 1950).</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Dilemas sociales: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como el dilema del prisionero o la tragedia de los comunes, donde acciones racionales individuales producen resultados negativos para el conjunto (Hardin, 1968).</w:t>
      </w:r>
    </w:p>
    <w:p w:rsidR="00000000" w:rsidDel="00000000" w:rsidP="00000000" w:rsidRDefault="00000000" w:rsidRPr="00000000" w14:paraId="000000C5">
      <w:pPr>
        <w:pStyle w:val="Heading4"/>
        <w:rPr>
          <w:i w:val="0"/>
          <w:iCs w:val="0"/>
          <w:color w:val="000000"/>
        </w:rPr>
      </w:pPr>
      <w:r w:rsidDel="00000000" w:rsidR="00000000" w:rsidRPr="00000000">
        <w:rPr>
          <w:i w:val="0"/>
          <w:iCs w:val="0"/>
          <w:color w:val="000000"/>
          <w:rtl w:val="0"/>
        </w:rPr>
        <w:t xml:space="preserve">Esta caja de herramientas permite reemplazar juicios morales difusos por diagnósticos estratégicos: distinguir si estamos ante un juego de suma cero, uno de suma positiva o un dilema que erosiona el tablero.</w:t>
      </w:r>
    </w:p>
    <w:p w:rsidR="00000000" w:rsidDel="00000000" w:rsidP="00000000" w:rsidRDefault="00000000" w:rsidRPr="00000000" w14:paraId="000000C6">
      <w:pPr>
        <w:pStyle w:val="Heading4"/>
        <w:rPr/>
      </w:pPr>
      <w:r w:rsidDel="00000000" w:rsidR="00000000" w:rsidRPr="00000000">
        <w:rPr>
          <w:rtl w:val="0"/>
        </w:rPr>
        <w:t xml:space="preserve">2.2.2. Tipos de juegos — implicancias prácticas y éticas</w:t>
      </w:r>
    </w:p>
    <w:p w:rsidR="00000000" w:rsidDel="00000000" w:rsidP="00000000" w:rsidRDefault="00000000" w:rsidRPr="00000000" w14:paraId="000000C7">
      <w:pPr>
        <w:rPr/>
      </w:pPr>
      <w:r w:rsidDel="00000000" w:rsidR="00000000" w:rsidRPr="00000000">
        <w:rPr>
          <w:rtl w:val="0"/>
        </w:rPr>
        <w:t xml:space="preserve">Según la relación entre las ganancias y pérdidas de los jugadores, los juegos pueden clasificarse en:</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Juegos de suma cero: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ganancia equivale a una pérdida ajena.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Ética: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evitar escaladas destructivas y buscar reglas que moderen el conflicto.</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Juegos de suma positiva: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cooperación genera beneficios para todos; requieren instituciones que fomenten confianza y acuerdos (Axelrod, 1984).</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Juegos de suma negativa: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lógica interna produce pérdidas para todos —carreras armamentistas, deterioro ecológico— y exigen límites estrictos (Hardin, 1968).</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Juegos cooperativos: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permiten acuerdos vinculantes y reparto estable (Shapley, 1953).</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Juegos no cooperativos: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muestran los límites de los acuerdos sin mecanismos de cumplimiento (Nash,1950; Schelling,1960). </w:t>
      </w:r>
    </w:p>
    <w:p w:rsidR="00000000" w:rsidDel="00000000" w:rsidP="00000000" w:rsidRDefault="00000000" w:rsidRPr="00000000" w14:paraId="000000CD">
      <w:pPr>
        <w:rPr/>
      </w:pPr>
      <w:r w:rsidDel="00000000" w:rsidR="00000000" w:rsidRPr="00000000">
        <w:rPr>
          <w:rtl w:val="0"/>
        </w:rPr>
        <w:t xml:space="preserve">Esta clasificación tiene consecuencias éticas: evaluar una acción no por sus intenciones, sino por la estructura de incentivos que genera y el tipo de juego en el que coloca a los actores.</w:t>
      </w:r>
    </w:p>
    <w:p w:rsidR="00000000" w:rsidDel="00000000" w:rsidP="00000000" w:rsidRDefault="00000000" w:rsidRPr="00000000" w14:paraId="000000CE">
      <w:pPr>
        <w:pStyle w:val="Heading4"/>
        <w:rPr/>
      </w:pPr>
      <w:r w:rsidDel="00000000" w:rsidR="00000000" w:rsidRPr="00000000">
        <w:rPr>
          <w:rtl w:val="0"/>
        </w:rPr>
        <w:t xml:space="preserve">2.2.3. De la teoría a la práctica: diagnóstico y diseño estratégico</w:t>
      </w:r>
    </w:p>
    <w:p w:rsidR="00000000" w:rsidDel="00000000" w:rsidP="00000000" w:rsidRDefault="00000000" w:rsidRPr="00000000" w14:paraId="000000CF">
      <w:pPr>
        <w:rPr/>
      </w:pPr>
      <w:r w:rsidDel="00000000" w:rsidR="00000000" w:rsidRPr="00000000">
        <w:rPr>
          <w:rtl w:val="0"/>
        </w:rPr>
        <w:t xml:space="preserve">Aplicar la teoría de juegos a la Filosofía del Juego implica tres pasos:</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Diagnóstico: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identificar actores, información disponible, incentivos, reglas y pagos.</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Evaluación ética-operativa: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determinar si el juego preserva o erosiona el tablero —físico, social, institucional.</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 e intervención: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modificar incentivos, reglas, mecanismos de reputación y estructuras cooperativas para transformar juegos destructivos en juegos sostenibles (Ostrom, 1990; Axelrod, 1984).</w:t>
      </w:r>
    </w:p>
    <w:p w:rsidR="00000000" w:rsidDel="00000000" w:rsidP="00000000" w:rsidRDefault="00000000" w:rsidRPr="00000000" w14:paraId="000000D3">
      <w:pPr>
        <w:rPr/>
      </w:pPr>
      <w:r w:rsidDel="00000000" w:rsidR="00000000" w:rsidRPr="00000000">
        <w:rPr>
          <w:rtl w:val="0"/>
        </w:rPr>
        <w:t xml:space="preserve">Este enfoque permite explicar por qué muchas políticas fracasan —no alteran la matriz estratégica— y cómo diseñar intervenciones capaces de cambiar realmente el juego.</w:t>
      </w:r>
    </w:p>
    <w:p w:rsidR="00000000" w:rsidDel="00000000" w:rsidP="00000000" w:rsidRDefault="00000000" w:rsidRPr="00000000" w14:paraId="000000D4">
      <w:pPr>
        <w:pStyle w:val="Heading4"/>
        <w:rPr/>
      </w:pPr>
      <w:r w:rsidDel="00000000" w:rsidR="00000000" w:rsidRPr="00000000">
        <w:rPr>
          <w:rtl w:val="0"/>
        </w:rPr>
        <w:t xml:space="preserve">2.2.4. La ética del tablero</w:t>
      </w:r>
    </w:p>
    <w:p w:rsidR="00000000" w:rsidDel="00000000" w:rsidP="00000000" w:rsidRDefault="00000000" w:rsidRPr="00000000" w14:paraId="000000D5">
      <w:pPr>
        <w:rPr/>
      </w:pPr>
      <w:bookmarkStart w:colFirst="0" w:colLast="0" w:name="_heading=h.q2b60b1mi5kl" w:id="11"/>
      <w:bookmarkEnd w:id="11"/>
      <w:r w:rsidDel="00000000" w:rsidR="00000000" w:rsidRPr="00000000">
        <w:rPr>
          <w:rtl w:val="0"/>
        </w:rPr>
        <w:t xml:space="preserve">Toda filosofía requiere un criterio que oriente la acción. En la Filosofía del Juego, ese criterio es </w:t>
      </w:r>
      <w:r w:rsidDel="00000000" w:rsidR="00000000" w:rsidRPr="00000000">
        <w:rPr>
          <w:b w:val="1"/>
          <w:bCs w:val="1"/>
          <w:rtl w:val="0"/>
        </w:rPr>
        <w:t xml:space="preserve">la preservación del tablero</w:t>
      </w:r>
      <w:r w:rsidDel="00000000" w:rsidR="00000000" w:rsidRPr="00000000">
        <w:rPr>
          <w:rtl w:val="0"/>
        </w:rPr>
        <w:t xml:space="preserve">: las condiciones que hacen posible que el juego continúe. No es un valor abstracto, sino un principio operativo: lo ético es aquello que mantiene viva la capacidad de jugar.</w:t>
      </w:r>
    </w:p>
    <w:p w:rsidR="00000000" w:rsidDel="00000000" w:rsidP="00000000" w:rsidRDefault="00000000" w:rsidRPr="00000000" w14:paraId="000000D6">
      <w:pPr>
        <w:rPr/>
      </w:pPr>
      <w:r w:rsidDel="00000000" w:rsidR="00000000" w:rsidRPr="00000000">
        <w:rPr>
          <w:rtl w:val="0"/>
        </w:rPr>
        <w:t xml:space="preserve">Una acción puede ser eficaz en el corto plazo, pero destructiva en el largo si erosiona las bases del juego: ecosistemas, instituciones, cooperación o confianza social. La ética del tablero consiste en </w:t>
      </w:r>
      <w:r w:rsidDel="00000000" w:rsidR="00000000" w:rsidRPr="00000000">
        <w:rPr>
          <w:b w:val="1"/>
          <w:bCs w:val="1"/>
          <w:rtl w:val="0"/>
        </w:rPr>
        <w:t xml:space="preserve">conservar la jugabilidad del sistema</w:t>
      </w:r>
      <w:r w:rsidDel="00000000" w:rsidR="00000000" w:rsidRPr="00000000">
        <w:rPr>
          <w:rtl w:val="0"/>
        </w:rPr>
        <w:t xml:space="preserve">, su energía y su capacidad de regenerarse.</w:t>
      </w:r>
    </w:p>
    <w:p w:rsidR="00000000" w:rsidDel="00000000" w:rsidP="00000000" w:rsidRDefault="00000000" w:rsidRPr="00000000" w14:paraId="000000D7">
      <w:pPr>
        <w:rPr/>
      </w:pPr>
      <w:r w:rsidDel="00000000" w:rsidR="00000000" w:rsidRPr="00000000">
        <w:rPr>
          <w:rtl w:val="0"/>
        </w:rPr>
        <w:t xml:space="preserve">Esta ética se sostiene en tres dimensiones inseparables:</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Ecológica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reconoce los límites físicos y energéticos del planeta (Georgescu-Roegen, 1971; Odum, 1996; Smil, 2017).</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entiende la cooperación como condición estructural del equilibrio (Ostrom, 1990).</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exige lucidez y responsabilidad en cada jugada.</w:t>
      </w:r>
    </w:p>
    <w:p w:rsidR="00000000" w:rsidDel="00000000" w:rsidP="00000000" w:rsidRDefault="00000000" w:rsidRPr="00000000" w14:paraId="000000DB">
      <w:pPr>
        <w:rPr/>
      </w:pPr>
      <w:r w:rsidDel="00000000" w:rsidR="00000000" w:rsidRPr="00000000">
        <w:rPr>
          <w:rtl w:val="0"/>
        </w:rPr>
        <w:t xml:space="preserve">El tablero es finito: ni la naturaleza ni la sociedad pueden sostener un juego infinito de expansión y conflicto. La lucidez ética consiste en saber cuándo crear, cuándo frenar y cuándo reparar. No niega la ambición: la orienta. No rechaza la libertad: la contextualiza.</w:t>
      </w:r>
    </w:p>
    <w:p w:rsidR="00000000" w:rsidDel="00000000" w:rsidP="00000000" w:rsidRDefault="00000000" w:rsidRPr="00000000" w14:paraId="000000DC">
      <w:pPr>
        <w:rPr/>
      </w:pPr>
      <w:r w:rsidDel="00000000" w:rsidR="00000000" w:rsidRPr="00000000">
        <w:rPr>
          <w:rtl w:val="0"/>
        </w:rPr>
        <w:t xml:space="preserve">En esta visión, el mal no es metafísico: es </w:t>
      </w:r>
      <w:r w:rsidDel="00000000" w:rsidR="00000000" w:rsidRPr="00000000">
        <w:rPr>
          <w:b w:val="1"/>
          <w:bCs w:val="1"/>
          <w:rtl w:val="0"/>
        </w:rPr>
        <w:t xml:space="preserve">la destrucción del tablero común</w:t>
      </w:r>
      <w:r w:rsidDel="00000000" w:rsidR="00000000" w:rsidRPr="00000000">
        <w:rPr>
          <w:rtl w:val="0"/>
        </w:rPr>
        <w:t xml:space="preserve">. Y la virtud no es obediencia: es claridad sostenida sobre las consecuencias de nuestras jugadas.</w:t>
      </w:r>
    </w:p>
    <w:p w:rsidR="00000000" w:rsidDel="00000000" w:rsidP="00000000" w:rsidRDefault="00000000" w:rsidRPr="00000000" w14:paraId="000000DD">
      <w:pPr>
        <w:rPr/>
      </w:pPr>
      <w:r w:rsidDel="00000000" w:rsidR="00000000" w:rsidRPr="00000000">
        <w:rPr>
          <w:rtl w:val="0"/>
        </w:rPr>
        <w:t xml:space="preserve">Cada jugador —persona, empresa, Estado, comunidad— es custodio del tablero. Toda institución, política o tecnología debe evaluarse según su impacto sobre el equilibrio del conjunto. Preservar el tablero no implica inmovilismo, sino inteligencia estratégica: equilibrar creación y límite, innovación y sostenibilidad.</w:t>
      </w:r>
    </w:p>
    <w:p w:rsidR="00000000" w:rsidDel="00000000" w:rsidP="00000000" w:rsidRDefault="00000000" w:rsidRPr="00000000" w14:paraId="000000DE">
      <w:pPr>
        <w:rPr/>
      </w:pPr>
      <w:r w:rsidDel="00000000" w:rsidR="00000000" w:rsidRPr="00000000">
        <w:rPr>
          <w:rtl w:val="0"/>
        </w:rPr>
        <w:t xml:space="preserve">En síntesis: </w:t>
      </w:r>
      <w:r w:rsidDel="00000000" w:rsidR="00000000" w:rsidRPr="00000000">
        <w:rPr>
          <w:b w:val="1"/>
          <w:bCs w:val="1"/>
          <w:rtl w:val="0"/>
        </w:rPr>
        <w:t xml:space="preserve">la ética del tablero es la comprensión de los límites como condición de la libertad. Actuar bien es actuar para que el tablero siga siendo fértil para todos.</w:t>
      </w:r>
      <w:r w:rsidDel="00000000" w:rsidR="00000000" w:rsidRPr="00000000">
        <w:rPr>
          <w:rtl w:val="0"/>
        </w:rPr>
      </w:r>
    </w:p>
    <w:p w:rsidR="00000000" w:rsidDel="00000000" w:rsidP="00000000" w:rsidRDefault="00000000" w:rsidRPr="00000000" w14:paraId="000000DF">
      <w:pPr>
        <w:pStyle w:val="Heading3"/>
        <w:rPr>
          <w:b w:val="1"/>
          <w:bCs w:val="1"/>
        </w:rPr>
      </w:pPr>
      <w:r w:rsidDel="00000000" w:rsidR="00000000" w:rsidRPr="00000000">
        <w:rPr>
          <w:b w:val="1"/>
          <w:bCs w:val="1"/>
          <w:rtl w:val="0"/>
        </w:rPr>
        <w:t xml:space="preserve">2.3. La órbita: Economía Ecológica</w:t>
      </w:r>
    </w:p>
    <w:p w:rsidR="00000000" w:rsidDel="00000000" w:rsidP="00000000" w:rsidRDefault="00000000" w:rsidRPr="00000000" w14:paraId="000000E0">
      <w:pPr>
        <w:rPr/>
      </w:pPr>
      <w:r w:rsidDel="00000000" w:rsidR="00000000" w:rsidRPr="00000000">
        <w:rPr>
          <w:rtl w:val="0"/>
        </w:rPr>
        <w:t xml:space="preserve">La Filosofía del Juego reconoce que toda acción humana ocurre dentro de un tablero físico gobernado por leyes inmodificables: la termodinámica y la condición cerrada de la biosfera. A diferencia de los sistemas sociales, que permiten negociación y cambio, el tablero ecológico posee límites que ninguna voluntad humana puede alterar. Por eso, toda estrategia debe evaluarse dentro del marco biofísico que hace posible el propio juego.</w:t>
      </w:r>
    </w:p>
    <w:p w:rsidR="00000000" w:rsidDel="00000000" w:rsidP="00000000" w:rsidRDefault="00000000" w:rsidRPr="00000000" w14:paraId="000000E1">
      <w:pPr>
        <w:rPr/>
      </w:pPr>
      <w:r w:rsidDel="00000000" w:rsidR="00000000" w:rsidRPr="00000000">
        <w:rPr>
          <w:rtl w:val="0"/>
        </w:rPr>
        <w:t xml:space="preserve">La economía ecológica surge justamente de esta comprensión. No proviene de una corriente ideológica, sino de la integración natural entre física, ecología, historia y economía. Su mayor aporte es evidenciar que la actividad humana —política, tecnológica o cultural— solo puede sostenerse si respeta las leyes energéticas que rigen el planeta (Smil, 2017). La economía deja así de verse como un circuito autónomo y pasa a entenderse como un </w:t>
      </w:r>
      <w:r w:rsidDel="00000000" w:rsidR="00000000" w:rsidRPr="00000000">
        <w:rPr>
          <w:b w:val="1"/>
          <w:bCs w:val="1"/>
          <w:rtl w:val="0"/>
        </w:rPr>
        <w:t xml:space="preserve">subsistema abierto</w:t>
      </w:r>
      <w:r w:rsidDel="00000000" w:rsidR="00000000" w:rsidRPr="00000000">
        <w:rPr>
          <w:rtl w:val="0"/>
        </w:rPr>
        <w:t xml:space="preserve"> que opera dentro de la biosfera.</w:t>
      </w:r>
    </w:p>
    <w:p w:rsidR="00000000" w:rsidDel="00000000" w:rsidP="00000000" w:rsidRDefault="00000000" w:rsidRPr="00000000" w14:paraId="000000E2">
      <w:pPr>
        <w:rPr/>
      </w:pPr>
      <w:r w:rsidDel="00000000" w:rsidR="00000000" w:rsidRPr="00000000">
        <w:rPr>
          <w:rtl w:val="0"/>
        </w:rPr>
        <w:t xml:space="preserve">Este giro conceptual exige mirar el proceso económico como un flujo de energía y materia donde cada transformación implica consumo de exergía y generación de entropía (Georgescu-Roegen, 1971). La agricultura, la industria, la inteligencia artificial o el transporte dependen de la capacidad física del planeta para sostenerlas. Ninguna tecnología escapa a este principio: </w:t>
      </w:r>
      <w:r w:rsidDel="00000000" w:rsidR="00000000" w:rsidRPr="00000000">
        <w:rPr>
          <w:b w:val="1"/>
          <w:bCs w:val="1"/>
          <w:rtl w:val="0"/>
        </w:rPr>
        <w:t xml:space="preserve">el tablero es finito</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La economía ecológica no suma disciplinas; revela su arquitectura relacional. Conecta la termodinámica con la ecología, la cultura con la historia, las instituciones con los ciclos naturales. Esta integración no busca romanticismo ambiental, sino un enfoque estratégico que permita comprender cómo se organiza la civilización dentro de los límites del tablero.</w:t>
      </w:r>
    </w:p>
    <w:p w:rsidR="00000000" w:rsidDel="00000000" w:rsidP="00000000" w:rsidRDefault="00000000" w:rsidRPr="00000000" w14:paraId="000000E4">
      <w:pPr>
        <w:rPr/>
      </w:pPr>
      <w:r w:rsidDel="00000000" w:rsidR="00000000" w:rsidRPr="00000000">
        <w:rPr>
          <w:rtl w:val="0"/>
        </w:rPr>
        <w:t xml:space="preserve">Desde esta mirada, el desarrollo deja de ser una escalera ascendente y pasa a ser un equilibrio dinámico entre energía, materia, tiempo y necesidades humanas. La noción de crecimiento infinito en un planeta finito es una falacia estructural (Meadows et al., 1972). Lo demuestra también el descenso sostenido del retorno energético</w:t>
      </w:r>
      <w:sdt>
        <w:sdtPr>
          <w:id w:val="-1994211564"/>
          <w:tag w:val="goog_rdk_0"/>
        </w:sdtPr>
        <w:sdtContent>
          <w:del w:author="Daniel Simons" w:id="0" w:date="2026-04-12T12:20:07Z">
            <w:r w:rsidDel="00000000" w:rsidR="00000000" w:rsidRPr="00000000">
              <w:rPr>
                <w:rtl w:val="0"/>
              </w:rPr>
              <w:delText xml:space="preserve"> del petróleo</w:delText>
            </w:r>
          </w:del>
        </w:sdtContent>
      </w:sdt>
      <w:r w:rsidDel="00000000" w:rsidR="00000000" w:rsidRPr="00000000">
        <w:rPr>
          <w:rtl w:val="0"/>
        </w:rPr>
        <w:t xml:space="preserve">: cada década requiere más energía para extraer la misma energía útil, reduciendo el excedente que sostiene la complejidad moderna (Murphy &amp; Hall, 2011; Hall, Balogh &amp; Murphy, 2014).</w:t>
      </w:r>
    </w:p>
    <w:p w:rsidR="00000000" w:rsidDel="00000000" w:rsidP="00000000" w:rsidRDefault="00000000" w:rsidRPr="00000000" w14:paraId="000000E5">
      <w:pPr>
        <w:rPr/>
      </w:pPr>
      <w:r w:rsidDel="00000000" w:rsidR="00000000" w:rsidRPr="00000000">
        <w:rPr>
          <w:rtl w:val="0"/>
        </w:rPr>
        <w:t xml:space="preserve">Los discursos ideológicos —de cualquier orientación— suelen ignorar este desgaste acumulativo del tablero. Aun con pretensiones racionales, tienden a reproducir estrategias cortoplacistas que funcionan como </w:t>
      </w:r>
      <w:r w:rsidDel="00000000" w:rsidR="00000000" w:rsidRPr="00000000">
        <w:rPr>
          <w:b w:val="1"/>
          <w:bCs w:val="1"/>
          <w:rtl w:val="0"/>
        </w:rPr>
        <w:t xml:space="preserve">juegos de suma negativa</w:t>
      </w:r>
      <w:r w:rsidDel="00000000" w:rsidR="00000000" w:rsidRPr="00000000">
        <w:rPr>
          <w:rtl w:val="0"/>
        </w:rPr>
        <w:t xml:space="preserve"> (Hardin, 1968). La verdadera ganancia no proviene de crecer más, sino de permanecer más tiempo: cuanto más estable es el tablero, más libertad se abre para los jugadores.</w:t>
      </w:r>
    </w:p>
    <w:p w:rsidR="00000000" w:rsidDel="00000000" w:rsidP="00000000" w:rsidRDefault="00000000" w:rsidRPr="00000000" w14:paraId="000000E6">
      <w:pPr>
        <w:rPr/>
      </w:pPr>
      <w:r w:rsidDel="00000000" w:rsidR="00000000" w:rsidRPr="00000000">
        <w:rPr>
          <w:rtl w:val="0"/>
        </w:rPr>
        <w:t xml:space="preserve">Esto no implica renunciar al progreso ni idealizar un retorno a la naturaleza. Implica desarrollar una conciencia estratégica capaz de evaluar acciones humanas según su </w:t>
      </w:r>
      <w:r w:rsidDel="00000000" w:rsidR="00000000" w:rsidRPr="00000000">
        <w:rPr>
          <w:b w:val="1"/>
          <w:bCs w:val="1"/>
          <w:rtl w:val="0"/>
        </w:rPr>
        <w:t xml:space="preserve">impacto neto sobre la biosfera</w:t>
      </w:r>
      <w:r w:rsidDel="00000000" w:rsidR="00000000" w:rsidRPr="00000000">
        <w:rPr>
          <w:rtl w:val="0"/>
        </w:rPr>
        <w:t xml:space="preserve">, sin caer ni en el catastrofismo paralizante ni en la fantasía de recursos infinitos. La sostenibilidad no reduce la libertad: la hace posible. La civilización solo puede expandirse si el tablero permanece habitable.</w:t>
      </w:r>
    </w:p>
    <w:p w:rsidR="00000000" w:rsidDel="00000000" w:rsidP="00000000" w:rsidRDefault="00000000" w:rsidRPr="00000000" w14:paraId="000000E7">
      <w:pPr>
        <w:rPr/>
      </w:pPr>
      <w:r w:rsidDel="00000000" w:rsidR="00000000" w:rsidRPr="00000000">
        <w:rPr>
          <w:rtl w:val="0"/>
        </w:rPr>
        <w:t xml:space="preserve">Las leyes físicas sostienen esta visión: la energía no se crea ni se destruye; toda transformación aumenta la entropía. Estas verdades llevaron a (Odum, 1996) a introducir el concepto de </w:t>
      </w:r>
      <w:r w:rsidDel="00000000" w:rsidR="00000000" w:rsidRPr="00000000">
        <w:rPr>
          <w:b w:val="1"/>
          <w:bCs w:val="1"/>
          <w:rtl w:val="0"/>
        </w:rPr>
        <w:t xml:space="preserve">emergía</w:t>
      </w:r>
      <w:r w:rsidDel="00000000" w:rsidR="00000000" w:rsidRPr="00000000">
        <w:rPr>
          <w:rtl w:val="0"/>
        </w:rPr>
        <w:t xml:space="preserve">, la energía acumulada en los sistemas vivos y sociales. Ignorarla equivale a jugar sin mirar el tablero.</w:t>
      </w:r>
    </w:p>
    <w:p w:rsidR="00000000" w:rsidDel="00000000" w:rsidP="00000000" w:rsidRDefault="00000000" w:rsidRPr="00000000" w14:paraId="000000E8">
      <w:pPr>
        <w:rPr/>
      </w:pPr>
      <w:r w:rsidDel="00000000" w:rsidR="00000000" w:rsidRPr="00000000">
        <w:rPr>
          <w:rtl w:val="0"/>
        </w:rPr>
        <w:t xml:space="preserve">La economía ecológica revela así que mercados, tecnologías e instituciones dependen de una base biofísica mayor. Pretender que pueden emanciparse de ella no es autonomía: es </w:t>
      </w:r>
      <w:r w:rsidDel="00000000" w:rsidR="00000000" w:rsidRPr="00000000">
        <w:rPr>
          <w:b w:val="1"/>
          <w:bCs w:val="1"/>
          <w:rtl w:val="0"/>
        </w:rPr>
        <w:t xml:space="preserve">autoaniquilación económica</w:t>
      </w:r>
      <w:r w:rsidDel="00000000" w:rsidR="00000000" w:rsidRPr="00000000">
        <w:rPr>
          <w:rtl w:val="0"/>
        </w:rPr>
        <w:t xml:space="preserve"> (Daly, 1996; Smil, 2017). Un mar contaminado no sostiene comercio, un aire tóxico no sostiene vida, un suelo agotado no sostiene civilización. Sin tablero, no hay juego.</w:t>
      </w:r>
    </w:p>
    <w:p w:rsidR="00000000" w:rsidDel="00000000" w:rsidP="00000000" w:rsidRDefault="00000000" w:rsidRPr="00000000" w14:paraId="000000E9">
      <w:pPr>
        <w:pStyle w:val="Heading4"/>
        <w:rPr/>
      </w:pPr>
      <w:r w:rsidDel="00000000" w:rsidR="00000000" w:rsidRPr="00000000">
        <w:rPr>
          <w:rtl w:val="0"/>
        </w:rPr>
        <w:t xml:space="preserve">2.3.1. El tablero es limitado</w:t>
      </w:r>
    </w:p>
    <w:p w:rsidR="00000000" w:rsidDel="00000000" w:rsidP="00000000" w:rsidRDefault="00000000" w:rsidRPr="00000000" w14:paraId="000000EA">
      <w:pPr>
        <w:rPr/>
      </w:pPr>
      <w:r w:rsidDel="00000000" w:rsidR="00000000" w:rsidRPr="00000000">
        <w:rPr>
          <w:rtl w:val="0"/>
        </w:rPr>
        <w:t xml:space="preserve">Todo juego humano ocurre dentro de límites materiales, energéticos y civilizatorios. La libertad puede ser un concepto infinito, pero su práctica es finita: depende del estado del tablero. Las necesidades humanas tienden a expandirse, pero su capacidad de satisfacerlas está condicionada por ciclos naturales que operan en escalas temporales más amplias que la existencia humana.</w:t>
      </w:r>
    </w:p>
    <w:p w:rsidR="00000000" w:rsidDel="00000000" w:rsidP="00000000" w:rsidRDefault="00000000" w:rsidRPr="00000000" w14:paraId="000000EB">
      <w:pPr>
        <w:rPr/>
      </w:pPr>
      <w:r w:rsidDel="00000000" w:rsidR="00000000" w:rsidRPr="00000000">
        <w:rPr>
          <w:rtl w:val="0"/>
        </w:rPr>
        <w:t xml:space="preserve">El conflicto estructural de nuestra época surge del desfase entre la velocidad con la que extraemos recursos y la velocidad con la que el planeta puede regenerarlos. Como advirtieron Meadows et al. (1972), cuando la extracción supera la reposición, el resultado no es crisis: es </w:t>
      </w:r>
      <w:r w:rsidDel="00000000" w:rsidR="00000000" w:rsidRPr="00000000">
        <w:rPr>
          <w:b w:val="1"/>
          <w:bCs w:val="1"/>
          <w:rtl w:val="0"/>
        </w:rPr>
        <w:t xml:space="preserve">colapso dinámico</w:t>
      </w:r>
      <w:r w:rsidDel="00000000" w:rsidR="00000000" w:rsidRPr="00000000">
        <w:rPr>
          <w:rtl w:val="0"/>
        </w:rPr>
        <w:t xml:space="preserve">. La libertad que ignora el tablero termina destruyendo su propio espacio de juego.</w:t>
      </w:r>
    </w:p>
    <w:p w:rsidR="00000000" w:rsidDel="00000000" w:rsidP="00000000" w:rsidRDefault="00000000" w:rsidRPr="00000000" w14:paraId="000000EC">
      <w:pPr>
        <w:pStyle w:val="Heading4"/>
        <w:rPr/>
      </w:pPr>
      <w:r w:rsidDel="00000000" w:rsidR="00000000" w:rsidRPr="00000000">
        <w:rPr>
          <w:rtl w:val="0"/>
        </w:rPr>
        <w:t xml:space="preserve">2.3.2. Sostenibilidad estratégica como condición del juego</w:t>
      </w:r>
    </w:p>
    <w:p w:rsidR="00000000" w:rsidDel="00000000" w:rsidP="00000000" w:rsidRDefault="00000000" w:rsidRPr="00000000" w14:paraId="000000ED">
      <w:pPr>
        <w:rPr/>
      </w:pPr>
      <w:r w:rsidDel="00000000" w:rsidR="00000000" w:rsidRPr="00000000">
        <w:rPr>
          <w:rtl w:val="0"/>
        </w:rPr>
        <w:t xml:space="preserve">La sostenibilidad no es un ideal moral ni una etiqueta ambiental. Es la condición termodinámica mínima para que existan libertad, creatividad y cooperación. Toda innovación necesita energía disponible; toda estabilidad social requiere un entorno funcional.</w:t>
      </w:r>
    </w:p>
    <w:p w:rsidR="00000000" w:rsidDel="00000000" w:rsidP="00000000" w:rsidRDefault="00000000" w:rsidRPr="00000000" w14:paraId="000000EE">
      <w:pPr>
        <w:rPr/>
      </w:pPr>
      <w:r w:rsidDel="00000000" w:rsidR="00000000" w:rsidRPr="00000000">
        <w:rPr>
          <w:rtl w:val="0"/>
        </w:rPr>
        <w:t xml:space="preserve">La teoría de juegos explica la estrategia; la economía ecológica explica los límites. Juntas muestran que el propósito no es frenar la creatividad, sino garantizar su continuidad. Se trata de orientar el ingenio hacia sistemas integrados con la biosfera, capaces de sostener resiliencia humana y regeneración planetaria.</w:t>
      </w:r>
    </w:p>
    <w:p w:rsidR="00000000" w:rsidDel="00000000" w:rsidP="00000000" w:rsidRDefault="00000000" w:rsidRPr="00000000" w14:paraId="000000EF">
      <w:pPr>
        <w:rPr/>
      </w:pPr>
      <w:r w:rsidDel="00000000" w:rsidR="00000000" w:rsidRPr="00000000">
        <w:rPr>
          <w:rtl w:val="0"/>
        </w:rPr>
        <w:t xml:space="preserve">En términos energéticos, esto significa evitar sistemas cuyo retorno energético (EROI) se aproxima a 1:1 (Hall, Balogh, &amp; Murphy, 2014)Cuando ocurre, la civilización deja de ganar capacidad de maniobra y comienza a consumir sus propios fundamentos. En términos éticos, implica que cada jugada humana debe reforzar el tablero, no degradarlo.</w:t>
      </w:r>
    </w:p>
    <w:p w:rsidR="00000000" w:rsidDel="00000000" w:rsidP="00000000" w:rsidRDefault="00000000" w:rsidRPr="00000000" w14:paraId="000000F0">
      <w:pPr>
        <w:rPr/>
      </w:pPr>
      <w:r w:rsidDel="00000000" w:rsidR="00000000" w:rsidRPr="00000000">
        <w:rPr>
          <w:rtl w:val="0"/>
        </w:rPr>
        <w:t xml:space="preserve">La lucidez consiste en reconocer que cada acción tiene un costo energético, ecológico y temporal. Ignorar este costo no es ejercer libertad: es acelerar la dependencia del colapso. La libertad real es la que se ejerce dentro de límites asumidos.</w:t>
      </w:r>
    </w:p>
    <w:p w:rsidR="00000000" w:rsidDel="00000000" w:rsidP="00000000" w:rsidRDefault="00000000" w:rsidRPr="00000000" w14:paraId="000000F1">
      <w:pPr>
        <w:pStyle w:val="Heading3"/>
        <w:rPr>
          <w:b w:val="1"/>
          <w:bCs w:val="1"/>
        </w:rPr>
      </w:pPr>
      <w:bookmarkStart w:colFirst="0" w:colLast="0" w:name="_heading=h.p866i298pfcm" w:id="12"/>
      <w:bookmarkEnd w:id="12"/>
      <w:r w:rsidDel="00000000" w:rsidR="00000000" w:rsidRPr="00000000">
        <w:rPr>
          <w:b w:val="1"/>
          <w:bCs w:val="1"/>
          <w:rtl w:val="0"/>
        </w:rPr>
        <w:t xml:space="preserve">2.4. Principios fundamentales</w:t>
      </w:r>
    </w:p>
    <w:p w:rsidR="00000000" w:rsidDel="00000000" w:rsidP="00000000" w:rsidRDefault="00000000" w:rsidRPr="00000000" w14:paraId="000000F2">
      <w:pPr>
        <w:rPr/>
      </w:pPr>
      <w:r w:rsidDel="00000000" w:rsidR="00000000" w:rsidRPr="00000000">
        <w:rPr>
          <w:rtl w:val="0"/>
        </w:rPr>
        <w:t xml:space="preserve">La Filosofía del Juego propone un conjunto de principios mínimos que funcionan como reglas base para sostener la libertad individual y colectiva en un mundo interdependiente y finito. No son dogmas ni mandamientos, sino orientaciones estratégicas que permiten transformar tensiones inevitables en equilibrios operativos.</w:t>
      </w:r>
    </w:p>
    <w:p w:rsidR="00000000" w:rsidDel="00000000" w:rsidP="00000000" w:rsidRDefault="00000000" w:rsidRPr="00000000" w14:paraId="000000F3">
      <w:pPr>
        <w:rPr>
          <w:b w:val="1"/>
          <w:bCs w:val="1"/>
        </w:rPr>
      </w:pPr>
      <w:r w:rsidDel="00000000" w:rsidR="00000000" w:rsidRPr="00000000">
        <w:rPr>
          <w:b w:val="1"/>
          <w:bCs w:val="1"/>
          <w:rtl w:val="0"/>
        </w:rPr>
        <w:t xml:space="preserve">2.4.1. Toda interacción es un juego</w:t>
      </w:r>
    </w:p>
    <w:p w:rsidR="00000000" w:rsidDel="00000000" w:rsidP="00000000" w:rsidRDefault="00000000" w:rsidRPr="00000000" w14:paraId="000000F4">
      <w:pPr>
        <w:rPr/>
      </w:pPr>
      <w:r w:rsidDel="00000000" w:rsidR="00000000" w:rsidRPr="00000000">
        <w:rPr>
          <w:rtl w:val="0"/>
        </w:rPr>
        <w:t xml:space="preserve">Toda relación humana —política, económica, institucional o personal— es una interacción estratégica entre jugadores interdependientes. No existen decisiones aisladas. Reconocerlo es el primer paso para comprender que cada jugada produce consecuencias compartidas y que la lucidez comienza cuando dejamos de actuar como si jugáramos solos.</w:t>
      </w:r>
    </w:p>
    <w:p w:rsidR="00000000" w:rsidDel="00000000" w:rsidP="00000000" w:rsidRDefault="00000000" w:rsidRPr="00000000" w14:paraId="000000F5">
      <w:pPr>
        <w:rPr>
          <w:b w:val="1"/>
          <w:bCs w:val="1"/>
        </w:rPr>
      </w:pPr>
      <w:r w:rsidDel="00000000" w:rsidR="00000000" w:rsidRPr="00000000">
        <w:rPr>
          <w:b w:val="1"/>
          <w:bCs w:val="1"/>
          <w:rtl w:val="0"/>
        </w:rPr>
        <w:t xml:space="preserve">2.4.2. El juego es repetido</w:t>
      </w:r>
    </w:p>
    <w:p w:rsidR="00000000" w:rsidDel="00000000" w:rsidP="00000000" w:rsidRDefault="00000000" w:rsidRPr="00000000" w14:paraId="000000F6">
      <w:pPr>
        <w:rPr/>
      </w:pPr>
      <w:r w:rsidDel="00000000" w:rsidR="00000000" w:rsidRPr="00000000">
        <w:rPr>
          <w:rtl w:val="0"/>
        </w:rPr>
        <w:t xml:space="preserve">La vida social no ocurre en una sola ronda. Se desarrolla en ciclos continuos donde los jugadores prueban, aprenden, corrigen, integran o pivotan. La memoria del pasado reconfigura el presente y condiciona las posibilidades futuras.</w:t>
      </w:r>
    </w:p>
    <w:p w:rsidR="00000000" w:rsidDel="00000000" w:rsidP="00000000" w:rsidRDefault="00000000" w:rsidRPr="00000000" w14:paraId="000000F7">
      <w:pPr>
        <w:rPr/>
      </w:pPr>
      <w:r w:rsidDel="00000000" w:rsidR="00000000" w:rsidRPr="00000000">
        <w:rPr>
          <w:rtl w:val="0"/>
        </w:rPr>
        <w:t xml:space="preserve">Apostar únicamente al corto plazo encierra al jugador en una visión miope del tablero y destruye las bases de la cooperación futura.</w:t>
      </w:r>
    </w:p>
    <w:p w:rsidR="00000000" w:rsidDel="00000000" w:rsidP="00000000" w:rsidRDefault="00000000" w:rsidRPr="00000000" w14:paraId="000000F8">
      <w:pPr>
        <w:rPr/>
      </w:pPr>
      <w:r w:rsidDel="00000000" w:rsidR="00000000" w:rsidRPr="00000000">
        <w:rPr>
          <w:rtl w:val="0"/>
        </w:rPr>
        <w:t xml:space="preserve">Además, la “individualidad” nunca actúa sola: puede ser una persona, un grupo, una organización o incluso un Estado. Cada nivel interactúa con otros niveles, entrelazando intereses. Por eso, el beneficio propio termina vinculado —tarde o temprano— al beneficio común. Comprender esta repetición constante abre espacio a la cooperación estratégica y a la posibilidad de juegos de suma positiva.</w:t>
      </w:r>
    </w:p>
    <w:p w:rsidR="00000000" w:rsidDel="00000000" w:rsidP="00000000" w:rsidRDefault="00000000" w:rsidRPr="00000000" w14:paraId="000000F9">
      <w:pPr>
        <w:rPr>
          <w:b w:val="1"/>
          <w:bCs w:val="1"/>
        </w:rPr>
      </w:pPr>
      <w:r w:rsidDel="00000000" w:rsidR="00000000" w:rsidRPr="00000000">
        <w:rPr>
          <w:b w:val="1"/>
          <w:bCs w:val="1"/>
          <w:rtl w:val="0"/>
        </w:rPr>
        <w:t xml:space="preserve">2.4.3. La cooperación es voluntaria</w:t>
      </w:r>
    </w:p>
    <w:p w:rsidR="00000000" w:rsidDel="00000000" w:rsidP="00000000" w:rsidRDefault="00000000" w:rsidRPr="00000000" w14:paraId="000000FA">
      <w:pPr>
        <w:rPr/>
      </w:pPr>
      <w:r w:rsidDel="00000000" w:rsidR="00000000" w:rsidRPr="00000000">
        <w:rPr>
          <w:rtl w:val="0"/>
        </w:rPr>
        <w:t xml:space="preserve">La cooperación auténtica no surge de la imposición ni del moralismo. Surge del reconocimiento estratégico de que, a largo plazo, se gana más jugando con otros que destruyéndolos. La cooperación no exige altruismo: exige inteligencia estructural.</w:t>
      </w:r>
    </w:p>
    <w:p w:rsidR="00000000" w:rsidDel="00000000" w:rsidP="00000000" w:rsidRDefault="00000000" w:rsidRPr="00000000" w14:paraId="000000FB">
      <w:pPr>
        <w:rPr>
          <w:b w:val="1"/>
          <w:bCs w:val="1"/>
        </w:rPr>
      </w:pPr>
      <w:r w:rsidDel="00000000" w:rsidR="00000000" w:rsidRPr="00000000">
        <w:rPr>
          <w:b w:val="1"/>
          <w:bCs w:val="1"/>
          <w:rtl w:val="0"/>
        </w:rPr>
        <w:t xml:space="preserve">2.4.4. El tablero tiene límites</w:t>
      </w:r>
    </w:p>
    <w:p w:rsidR="00000000" w:rsidDel="00000000" w:rsidP="00000000" w:rsidRDefault="00000000" w:rsidRPr="00000000" w14:paraId="000000FC">
      <w:pPr>
        <w:rPr/>
      </w:pPr>
      <w:r w:rsidDel="00000000" w:rsidR="00000000" w:rsidRPr="00000000">
        <w:rPr>
          <w:rtl w:val="0"/>
        </w:rPr>
        <w:t xml:space="preserve">Todo juego ocurre dentro de un marco material, social y cultural que condiciona las jugadas posibles. Ignorar esos límites no amplía la libertad: la destruye. Reconocerlos no es resignación, sino la condición para sostener el juego en el tiempo y evitar que la libertad se consuma a sí misma.</w:t>
      </w:r>
    </w:p>
    <w:p w:rsidR="00000000" w:rsidDel="00000000" w:rsidP="00000000" w:rsidRDefault="00000000" w:rsidRPr="00000000" w14:paraId="000000FD">
      <w:pPr>
        <w:rPr>
          <w:b w:val="1"/>
          <w:bCs w:val="1"/>
        </w:rPr>
      </w:pPr>
      <w:r w:rsidDel="00000000" w:rsidR="00000000" w:rsidRPr="00000000">
        <w:rPr>
          <w:b w:val="1"/>
          <w:bCs w:val="1"/>
          <w:rtl w:val="0"/>
        </w:rPr>
        <w:t xml:space="preserve">2.4.5. El poder real es sostener tensiones</w:t>
      </w:r>
    </w:p>
    <w:p w:rsidR="00000000" w:rsidDel="00000000" w:rsidP="00000000" w:rsidRDefault="00000000" w:rsidRPr="00000000" w14:paraId="000000FE">
      <w:pPr>
        <w:rPr/>
      </w:pPr>
      <w:r w:rsidDel="00000000" w:rsidR="00000000" w:rsidRPr="00000000">
        <w:rPr>
          <w:rtl w:val="0"/>
        </w:rPr>
        <w:t xml:space="preserve">El verdadero poder no está en eliminar contradicciones, sino en sostenerlas sin que se vuelvan destructivas. Competir y cooperar; crecer y preservar; pensar y ejecutar: el jugador lúcido convierte estas tensiones en energía creativa. La madurez estratégica consiste en equilibrarlas en lugar de intentar suprimirlas.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b w:val="1"/>
          <w:bCs w:val="1"/>
        </w:rPr>
      </w:pPr>
      <w:bookmarkStart w:colFirst="0" w:colLast="0" w:name="_heading=h.bf2c7wq8ssga" w:id="13"/>
      <w:bookmarkEnd w:id="13"/>
      <w:r w:rsidDel="00000000" w:rsidR="00000000" w:rsidRPr="00000000">
        <w:rPr>
          <w:b w:val="1"/>
          <w:bCs w:val="1"/>
          <w:rtl w:val="0"/>
        </w:rPr>
        <w:t xml:space="preserve">2.5. Roles dentro del juego</w:t>
      </w:r>
    </w:p>
    <w:p w:rsidR="00000000" w:rsidDel="00000000" w:rsidP="00000000" w:rsidRDefault="00000000" w:rsidRPr="00000000" w14:paraId="00000101">
      <w:pPr>
        <w:rPr/>
      </w:pPr>
      <w:bookmarkStart w:colFirst="0" w:colLast="0" w:name="_heading=h.kmi85esjxajp" w:id="14"/>
      <w:bookmarkEnd w:id="14"/>
      <w:r w:rsidDel="00000000" w:rsidR="00000000" w:rsidRPr="00000000">
        <w:rPr>
          <w:rtl w:val="0"/>
        </w:rPr>
        <w:t xml:space="preserve">El juego social está formado por actores que actúan desde su propio interés, algo natural y necesario para la vida humana. El desafío surge porque todo jugador atraviesa un proceso de aprendizaje en el que aún no comprende plenamente:</w:t>
      </w:r>
    </w:p>
    <w:p w:rsidR="00000000" w:rsidDel="00000000" w:rsidP="00000000" w:rsidRDefault="00000000" w:rsidRPr="00000000" w14:paraId="00000102">
      <w:pPr>
        <w:numPr>
          <w:ilvl w:val="0"/>
          <w:numId w:val="9"/>
        </w:numPr>
        <w:ind w:left="851" w:hanging="284"/>
        <w:rPr/>
      </w:pPr>
      <w:r w:rsidDel="00000000" w:rsidR="00000000" w:rsidRPr="00000000">
        <w:rPr>
          <w:rtl w:val="0"/>
        </w:rPr>
        <w:t xml:space="preserve">cómo equilibrar deseo y límites de forma beneficiosa,</w:t>
      </w:r>
    </w:p>
    <w:p w:rsidR="00000000" w:rsidDel="00000000" w:rsidP="00000000" w:rsidRDefault="00000000" w:rsidRPr="00000000" w14:paraId="00000103">
      <w:pPr>
        <w:numPr>
          <w:ilvl w:val="0"/>
          <w:numId w:val="9"/>
        </w:numPr>
        <w:ind w:left="851" w:hanging="284"/>
        <w:rPr/>
      </w:pPr>
      <w:r w:rsidDel="00000000" w:rsidR="00000000" w:rsidRPr="00000000">
        <w:rPr>
          <w:rtl w:val="0"/>
        </w:rPr>
        <w:t xml:space="preserve">cómo transformar errores en aprendizaje,</w:t>
      </w:r>
    </w:p>
    <w:p w:rsidR="00000000" w:rsidDel="00000000" w:rsidP="00000000" w:rsidRDefault="00000000" w:rsidRPr="00000000" w14:paraId="00000104">
      <w:pPr>
        <w:numPr>
          <w:ilvl w:val="0"/>
          <w:numId w:val="9"/>
        </w:numPr>
        <w:ind w:left="851" w:hanging="284"/>
        <w:rPr/>
      </w:pPr>
      <w:r w:rsidDel="00000000" w:rsidR="00000000" w:rsidRPr="00000000">
        <w:rPr>
          <w:rtl w:val="0"/>
        </w:rPr>
        <w:t xml:space="preserve">cómo anticipar consecuencias más amplias,</w:t>
      </w:r>
    </w:p>
    <w:p w:rsidR="00000000" w:rsidDel="00000000" w:rsidP="00000000" w:rsidRDefault="00000000" w:rsidRPr="00000000" w14:paraId="00000105">
      <w:pPr>
        <w:numPr>
          <w:ilvl w:val="0"/>
          <w:numId w:val="9"/>
        </w:numPr>
        <w:ind w:left="851" w:hanging="284"/>
        <w:rPr/>
      </w:pPr>
      <w:r w:rsidDel="00000000" w:rsidR="00000000" w:rsidRPr="00000000">
        <w:rPr>
          <w:rtl w:val="0"/>
        </w:rPr>
        <w:t xml:space="preserve">cómo leer las señales del entorno y de los demás jugadores,</w:t>
      </w:r>
    </w:p>
    <w:p w:rsidR="00000000" w:rsidDel="00000000" w:rsidP="00000000" w:rsidRDefault="00000000" w:rsidRPr="00000000" w14:paraId="00000106">
      <w:pPr>
        <w:numPr>
          <w:ilvl w:val="0"/>
          <w:numId w:val="9"/>
        </w:numPr>
        <w:ind w:left="851" w:hanging="284"/>
        <w:rPr/>
      </w:pPr>
      <w:r w:rsidDel="00000000" w:rsidR="00000000" w:rsidRPr="00000000">
        <w:rPr>
          <w:rtl w:val="0"/>
        </w:rPr>
        <w:t xml:space="preserve">cómo cooperar para maximizar su beneficio y el de los demás.</w:t>
      </w:r>
    </w:p>
    <w:p w:rsidR="00000000" w:rsidDel="00000000" w:rsidP="00000000" w:rsidRDefault="00000000" w:rsidRPr="00000000" w14:paraId="00000107">
      <w:pPr>
        <w:rPr/>
      </w:pPr>
      <w:r w:rsidDel="00000000" w:rsidR="00000000" w:rsidRPr="00000000">
        <w:rPr>
          <w:rtl w:val="0"/>
        </w:rPr>
        <w:t xml:space="preserve">Durante este aprendizaje —siempre parcial, siempre en movimiento— cualquier jugador puede perder el equilibrio y deteriorar el tablero.</w:t>
        <w:br w:type="textWrapping"/>
        <w:t xml:space="preserve">La Filosofía del Juego entiende esta dinámica como parte intrínseca del desarrollo humano: se aprende jugando, y el juego enseña ajustando.</w:t>
      </w:r>
    </w:p>
    <w:p w:rsidR="00000000" w:rsidDel="00000000" w:rsidP="00000000" w:rsidRDefault="00000000" w:rsidRPr="00000000" w14:paraId="00000108">
      <w:pPr>
        <w:rPr/>
      </w:pPr>
      <w:r w:rsidDel="00000000" w:rsidR="00000000" w:rsidRPr="00000000">
        <w:rPr>
          <w:rtl w:val="0"/>
        </w:rPr>
        <w:t xml:space="preserve">Dentro de este proceso, cada jugador debería orientarse a buscar su propio equilibrio y el de los demás, no por solidaridad abstracta, sino porque es la única forma de maximizar beneficios para todos y preservar el tablero que sostiene la vida social.</w:t>
      </w:r>
    </w:p>
    <w:p w:rsidR="00000000" w:rsidDel="00000000" w:rsidP="00000000" w:rsidRDefault="00000000" w:rsidRPr="00000000" w14:paraId="00000109">
      <w:pPr>
        <w:pStyle w:val="Heading4"/>
        <w:rPr/>
      </w:pPr>
      <w:r w:rsidDel="00000000" w:rsidR="00000000" w:rsidRPr="00000000">
        <w:rPr>
          <w:rtl w:val="0"/>
        </w:rPr>
        <w:t xml:space="preserve">2.5.1. El Individuo: constructor y navegante del tablero</w:t>
      </w:r>
    </w:p>
    <w:p w:rsidR="00000000" w:rsidDel="00000000" w:rsidP="00000000" w:rsidRDefault="00000000" w:rsidRPr="00000000" w14:paraId="0000010A">
      <w:pPr>
        <w:rPr/>
      </w:pPr>
      <w:r w:rsidDel="00000000" w:rsidR="00000000" w:rsidRPr="00000000">
        <w:rPr>
          <w:rtl w:val="0"/>
        </w:rPr>
        <w:t xml:space="preserve">El individuo es el origen de toda acción consciente. Su interés es el motor que impulsa creatividad, búsqueda, curiosidad y propósito. Pero en su proceso de aprendizaje enfrenta límites que no controla y tensiones que todavía no comprende.</w:t>
      </w:r>
    </w:p>
    <w:p w:rsidR="00000000" w:rsidDel="00000000" w:rsidP="00000000" w:rsidRDefault="00000000" w:rsidRPr="00000000" w14:paraId="0000010B">
      <w:pPr>
        <w:rPr/>
      </w:pPr>
      <w:r w:rsidDel="00000000" w:rsidR="00000000" w:rsidRPr="00000000">
        <w:rPr>
          <w:rtl w:val="0"/>
        </w:rPr>
        <w:t xml:space="preserve">Como </w:t>
      </w:r>
      <w:r w:rsidDel="00000000" w:rsidR="00000000" w:rsidRPr="00000000">
        <w:rPr>
          <w:b w:val="1"/>
          <w:bCs w:val="1"/>
          <w:rtl w:val="0"/>
        </w:rPr>
        <w:t xml:space="preserve">constructor</w:t>
      </w:r>
      <w:r w:rsidDel="00000000" w:rsidR="00000000" w:rsidRPr="00000000">
        <w:rPr>
          <w:rtl w:val="0"/>
        </w:rPr>
        <w:t xml:space="preserve">, transforma ideas en realidades: crea instituciones, tecnologías, culturas y proyectos.</w:t>
        <w:br w:type="textWrapping"/>
        <w:t xml:space="preserve">Como </w:t>
      </w:r>
      <w:r w:rsidDel="00000000" w:rsidR="00000000" w:rsidRPr="00000000">
        <w:rPr>
          <w:b w:val="1"/>
          <w:bCs w:val="1"/>
          <w:rtl w:val="0"/>
        </w:rPr>
        <w:t xml:space="preserve">navegante</w:t>
      </w:r>
      <w:r w:rsidDel="00000000" w:rsidR="00000000" w:rsidRPr="00000000">
        <w:rPr>
          <w:rtl w:val="0"/>
        </w:rPr>
        <w:t xml:space="preserve">, se mueve en un entorno lleno de incertidumbre, interpretando señales, corrigiendo errores y mejorando sus jugadas.</w:t>
      </w:r>
    </w:p>
    <w:p w:rsidR="00000000" w:rsidDel="00000000" w:rsidP="00000000" w:rsidRDefault="00000000" w:rsidRPr="00000000" w14:paraId="0000010C">
      <w:pPr>
        <w:rPr/>
      </w:pPr>
      <w:r w:rsidDel="00000000" w:rsidR="00000000" w:rsidRPr="00000000">
        <w:rPr>
          <w:rtl w:val="0"/>
        </w:rPr>
        <w:t xml:space="preserve">El desequilibrio aparece cuando el individuo:</w:t>
      </w:r>
    </w:p>
    <w:p w:rsidR="00000000" w:rsidDel="00000000" w:rsidP="00000000" w:rsidRDefault="00000000" w:rsidRPr="00000000" w14:paraId="0000010D">
      <w:pPr>
        <w:numPr>
          <w:ilvl w:val="0"/>
          <w:numId w:val="10"/>
        </w:numPr>
        <w:ind w:left="720" w:hanging="360"/>
        <w:rPr/>
      </w:pPr>
      <w:r w:rsidDel="00000000" w:rsidR="00000000" w:rsidRPr="00000000">
        <w:rPr>
          <w:rtl w:val="0"/>
        </w:rPr>
        <w:t xml:space="preserve">actúa sin información o educación suficiente,</w:t>
      </w:r>
    </w:p>
    <w:p w:rsidR="00000000" w:rsidDel="00000000" w:rsidP="00000000" w:rsidRDefault="00000000" w:rsidRPr="00000000" w14:paraId="0000010E">
      <w:pPr>
        <w:numPr>
          <w:ilvl w:val="0"/>
          <w:numId w:val="10"/>
        </w:numPr>
        <w:ind w:left="720" w:hanging="360"/>
        <w:rPr/>
      </w:pPr>
      <w:r w:rsidDel="00000000" w:rsidR="00000000" w:rsidRPr="00000000">
        <w:rPr>
          <w:rtl w:val="0"/>
        </w:rPr>
        <w:t xml:space="preserve">sobreestima su control sobre el tablero,</w:t>
      </w:r>
    </w:p>
    <w:p w:rsidR="00000000" w:rsidDel="00000000" w:rsidP="00000000" w:rsidRDefault="00000000" w:rsidRPr="00000000" w14:paraId="0000010F">
      <w:pPr>
        <w:numPr>
          <w:ilvl w:val="0"/>
          <w:numId w:val="10"/>
        </w:numPr>
        <w:ind w:left="720" w:hanging="360"/>
        <w:rPr/>
      </w:pPr>
      <w:r w:rsidDel="00000000" w:rsidR="00000000" w:rsidRPr="00000000">
        <w:rPr>
          <w:rtl w:val="0"/>
        </w:rPr>
        <w:t xml:space="preserve">subestima las tensiones colectivas,</w:t>
      </w:r>
    </w:p>
    <w:p w:rsidR="00000000" w:rsidDel="00000000" w:rsidP="00000000" w:rsidRDefault="00000000" w:rsidRPr="00000000" w14:paraId="00000110">
      <w:pPr>
        <w:numPr>
          <w:ilvl w:val="0"/>
          <w:numId w:val="10"/>
        </w:numPr>
        <w:ind w:left="720" w:hanging="360"/>
        <w:rPr/>
      </w:pPr>
      <w:r w:rsidDel="00000000" w:rsidR="00000000" w:rsidRPr="00000000">
        <w:rPr>
          <w:rtl w:val="0"/>
        </w:rPr>
        <w:t xml:space="preserve">o desconoce las consecuencias energéticas o sociales de sus decisiones.</w:t>
      </w:r>
    </w:p>
    <w:p w:rsidR="00000000" w:rsidDel="00000000" w:rsidP="00000000" w:rsidRDefault="00000000" w:rsidRPr="00000000" w14:paraId="00000111">
      <w:pPr>
        <w:rPr/>
      </w:pPr>
      <w:r w:rsidDel="00000000" w:rsidR="00000000" w:rsidRPr="00000000">
        <w:rPr>
          <w:rtl w:val="0"/>
        </w:rPr>
        <w:t xml:space="preserve">El individuo no debe ser “corregido”, sino acompañado por estructuras que expandan su lucidez y reduzcan el costo de aprender a convivir dentro de un tablero compartido.</w:t>
      </w:r>
    </w:p>
    <w:p w:rsidR="00000000" w:rsidDel="00000000" w:rsidP="00000000" w:rsidRDefault="00000000" w:rsidRPr="00000000" w14:paraId="00000112">
      <w:pPr>
        <w:pStyle w:val="Heading4"/>
        <w:rPr/>
      </w:pPr>
      <w:r w:rsidDel="00000000" w:rsidR="00000000" w:rsidRPr="00000000">
        <w:rPr>
          <w:rtl w:val="0"/>
        </w:rPr>
        <w:t xml:space="preserve">2.5.2. La Familia: primer tablero, formación y aprendizaje del relacionamiento</w:t>
      </w:r>
    </w:p>
    <w:p w:rsidR="00000000" w:rsidDel="00000000" w:rsidP="00000000" w:rsidRDefault="00000000" w:rsidRPr="00000000" w14:paraId="00000113">
      <w:pPr>
        <w:rPr/>
      </w:pPr>
      <w:r w:rsidDel="00000000" w:rsidR="00000000" w:rsidRPr="00000000">
        <w:rPr>
          <w:rtl w:val="0"/>
        </w:rPr>
        <w:t xml:space="preserve">La familia es el primer tablero donde el individuo aprende a jugar.</w:t>
        <w:br w:type="textWrapping"/>
        <w:t xml:space="preserve">Es el espacio donde se ensayan las primeras interacciones estratégicas: cooperación, conflicto, negociación, cuidado y límites. Allí se internalizan las reglas básicas de la vida social antes de enfrentarse a otros jugadores más amplios.</w:t>
      </w:r>
    </w:p>
    <w:p w:rsidR="00000000" w:rsidDel="00000000" w:rsidP="00000000" w:rsidRDefault="00000000" w:rsidRPr="00000000" w14:paraId="00000114">
      <w:pPr>
        <w:rPr/>
      </w:pPr>
      <w:r w:rsidDel="00000000" w:rsidR="00000000" w:rsidRPr="00000000">
        <w:rPr>
          <w:rtl w:val="0"/>
        </w:rPr>
        <w:t xml:space="preserve">Actúa desde un interés propio —proteger, sostener y dar continuidad a su unidad—, pero también atraviesa su propio proceso de aprendizaje. Como cualquier jugador, puede:</w:t>
      </w:r>
    </w:p>
    <w:p w:rsidR="00000000" w:rsidDel="00000000" w:rsidP="00000000" w:rsidRDefault="00000000" w:rsidRPr="00000000" w14:paraId="00000115">
      <w:pPr>
        <w:numPr>
          <w:ilvl w:val="0"/>
          <w:numId w:val="15"/>
        </w:numPr>
        <w:ind w:left="851" w:hanging="284"/>
        <w:rPr/>
      </w:pPr>
      <w:r w:rsidDel="00000000" w:rsidR="00000000" w:rsidRPr="00000000">
        <w:rPr>
          <w:rtl w:val="0"/>
        </w:rPr>
        <w:t xml:space="preserve">repetir patrones sin evaluarlos,</w:t>
      </w:r>
    </w:p>
    <w:p w:rsidR="00000000" w:rsidDel="00000000" w:rsidP="00000000" w:rsidRDefault="00000000" w:rsidRPr="00000000" w14:paraId="00000116">
      <w:pPr>
        <w:numPr>
          <w:ilvl w:val="0"/>
          <w:numId w:val="15"/>
        </w:numPr>
        <w:ind w:left="851" w:hanging="284"/>
        <w:rPr/>
      </w:pPr>
      <w:r w:rsidDel="00000000" w:rsidR="00000000" w:rsidRPr="00000000">
        <w:rPr>
          <w:rtl w:val="0"/>
        </w:rPr>
        <w:t xml:space="preserve">confundir cuidado con control,</w:t>
      </w:r>
    </w:p>
    <w:p w:rsidR="00000000" w:rsidDel="00000000" w:rsidP="00000000" w:rsidRDefault="00000000" w:rsidRPr="00000000" w14:paraId="00000117">
      <w:pPr>
        <w:numPr>
          <w:ilvl w:val="0"/>
          <w:numId w:val="15"/>
        </w:numPr>
        <w:ind w:left="851" w:hanging="284"/>
        <w:rPr/>
      </w:pPr>
      <w:r w:rsidDel="00000000" w:rsidR="00000000" w:rsidRPr="00000000">
        <w:rPr>
          <w:rtl w:val="0"/>
        </w:rPr>
        <w:t xml:space="preserve">transmitir tensiones o miedos no resueltos,</w:t>
      </w:r>
    </w:p>
    <w:p w:rsidR="00000000" w:rsidDel="00000000" w:rsidP="00000000" w:rsidRDefault="00000000" w:rsidRPr="00000000" w14:paraId="00000118">
      <w:pPr>
        <w:numPr>
          <w:ilvl w:val="0"/>
          <w:numId w:val="15"/>
        </w:numPr>
        <w:ind w:left="851" w:hanging="284"/>
        <w:rPr/>
      </w:pPr>
      <w:r w:rsidDel="00000000" w:rsidR="00000000" w:rsidRPr="00000000">
        <w:rPr>
          <w:rtl w:val="0"/>
        </w:rPr>
        <w:t xml:space="preserve">reforzar visiones que no corresponden al tablero mayor,</w:t>
      </w:r>
    </w:p>
    <w:p w:rsidR="00000000" w:rsidDel="00000000" w:rsidP="00000000" w:rsidRDefault="00000000" w:rsidRPr="00000000" w14:paraId="00000119">
      <w:pPr>
        <w:numPr>
          <w:ilvl w:val="0"/>
          <w:numId w:val="15"/>
        </w:numPr>
        <w:ind w:left="851" w:hanging="284"/>
        <w:rPr/>
      </w:pPr>
      <w:r w:rsidDel="00000000" w:rsidR="00000000" w:rsidRPr="00000000">
        <w:rPr>
          <w:rtl w:val="0"/>
        </w:rPr>
        <w:t xml:space="preserve">o limitar la apertura del individuo hacia la cooperación y el equilibrio.</w:t>
      </w:r>
    </w:p>
    <w:p w:rsidR="00000000" w:rsidDel="00000000" w:rsidP="00000000" w:rsidRDefault="00000000" w:rsidRPr="00000000" w14:paraId="0000011A">
      <w:pPr>
        <w:rPr/>
      </w:pPr>
      <w:r w:rsidDel="00000000" w:rsidR="00000000" w:rsidRPr="00000000">
        <w:rPr>
          <w:rtl w:val="0"/>
        </w:rPr>
        <w:t xml:space="preserve">La familia es la estructura donde se adquieren las primeras nociones de:</w:t>
      </w:r>
    </w:p>
    <w:p w:rsidR="00000000" w:rsidDel="00000000" w:rsidP="00000000" w:rsidRDefault="00000000" w:rsidRPr="00000000" w14:paraId="0000011B">
      <w:pPr>
        <w:numPr>
          <w:ilvl w:val="0"/>
          <w:numId w:val="16"/>
        </w:numPr>
        <w:ind w:left="851" w:hanging="284"/>
        <w:rPr/>
      </w:pPr>
      <w:r w:rsidDel="00000000" w:rsidR="00000000" w:rsidRPr="00000000">
        <w:rPr>
          <w:rtl w:val="0"/>
        </w:rPr>
        <w:t xml:space="preserve">confianza y desconfianza,</w:t>
      </w:r>
    </w:p>
    <w:p w:rsidR="00000000" w:rsidDel="00000000" w:rsidP="00000000" w:rsidRDefault="00000000" w:rsidRPr="00000000" w14:paraId="0000011C">
      <w:pPr>
        <w:numPr>
          <w:ilvl w:val="0"/>
          <w:numId w:val="16"/>
        </w:numPr>
        <w:ind w:left="851" w:hanging="284"/>
        <w:rPr/>
      </w:pPr>
      <w:r w:rsidDel="00000000" w:rsidR="00000000" w:rsidRPr="00000000">
        <w:rPr>
          <w:rtl w:val="0"/>
        </w:rPr>
        <w:t xml:space="preserve">límites y negociación,</w:t>
      </w:r>
    </w:p>
    <w:p w:rsidR="00000000" w:rsidDel="00000000" w:rsidP="00000000" w:rsidRDefault="00000000" w:rsidRPr="00000000" w14:paraId="0000011D">
      <w:pPr>
        <w:numPr>
          <w:ilvl w:val="0"/>
          <w:numId w:val="16"/>
        </w:numPr>
        <w:ind w:left="851" w:hanging="284"/>
        <w:rPr/>
      </w:pPr>
      <w:r w:rsidDel="00000000" w:rsidR="00000000" w:rsidRPr="00000000">
        <w:rPr>
          <w:rtl w:val="0"/>
        </w:rPr>
        <w:t xml:space="preserve">reciprocidad y responsabilidad,</w:t>
      </w:r>
    </w:p>
    <w:p w:rsidR="00000000" w:rsidDel="00000000" w:rsidP="00000000" w:rsidRDefault="00000000" w:rsidRPr="00000000" w14:paraId="0000011E">
      <w:pPr>
        <w:numPr>
          <w:ilvl w:val="0"/>
          <w:numId w:val="16"/>
        </w:numPr>
        <w:ind w:left="851" w:hanging="284"/>
        <w:rPr/>
      </w:pPr>
      <w:r w:rsidDel="00000000" w:rsidR="00000000" w:rsidRPr="00000000">
        <w:rPr>
          <w:rtl w:val="0"/>
        </w:rPr>
        <w:t xml:space="preserve">interpretación de señales,</w:t>
      </w:r>
    </w:p>
    <w:p w:rsidR="00000000" w:rsidDel="00000000" w:rsidP="00000000" w:rsidRDefault="00000000" w:rsidRPr="00000000" w14:paraId="0000011F">
      <w:pPr>
        <w:numPr>
          <w:ilvl w:val="0"/>
          <w:numId w:val="16"/>
        </w:numPr>
        <w:ind w:left="851" w:hanging="284"/>
        <w:rPr/>
      </w:pPr>
      <w:r w:rsidDel="00000000" w:rsidR="00000000" w:rsidRPr="00000000">
        <w:rPr>
          <w:rtl w:val="0"/>
        </w:rPr>
        <w:t xml:space="preserve">y sobre todo, cómo relacionarse con los demás jugadores del tablero social.</w:t>
      </w:r>
    </w:p>
    <w:p w:rsidR="00000000" w:rsidDel="00000000" w:rsidP="00000000" w:rsidRDefault="00000000" w:rsidRPr="00000000" w14:paraId="00000120">
      <w:pPr>
        <w:rPr/>
      </w:pPr>
      <w:r w:rsidDel="00000000" w:rsidR="00000000" w:rsidRPr="00000000">
        <w:rPr>
          <w:rtl w:val="0"/>
        </w:rPr>
        <w:t xml:space="preserve">En el hogar se aprende —explícita o implícitamente— cómo se interactúa con autoridad, pares y diferencias. Allí se forma la intuición inicial sobre cuándo cooperar, cuándo competir y cómo equilibrar deseos con límites: Una familia que aprende equilibrio tiende a transmitir equilibrio.</w:t>
        <w:br w:type="textWrapping"/>
        <w:t xml:space="preserve">Una familia que vive en tensiones no resueltas tiende a reproducirlas.</w:t>
      </w:r>
    </w:p>
    <w:p w:rsidR="00000000" w:rsidDel="00000000" w:rsidP="00000000" w:rsidRDefault="00000000" w:rsidRPr="00000000" w14:paraId="00000121">
      <w:pPr>
        <w:rPr/>
      </w:pPr>
      <w:r w:rsidDel="00000000" w:rsidR="00000000" w:rsidRPr="00000000">
        <w:rPr>
          <w:rtl w:val="0"/>
        </w:rPr>
        <w:t xml:space="preserve">Por eso, la familia no solo educa: modela la estructura emocional, cognitiva y social con la que el individuo ingresa al juego de la vida. Es el laboratorio primario donde nace la capacidad de convivir, crear y sostener el tablero común.</w:t>
      </w:r>
    </w:p>
    <w:p w:rsidR="00000000" w:rsidDel="00000000" w:rsidP="00000000" w:rsidRDefault="00000000" w:rsidRPr="00000000" w14:paraId="00000122">
      <w:pPr>
        <w:pStyle w:val="Heading4"/>
        <w:rPr/>
      </w:pPr>
      <w:r w:rsidDel="00000000" w:rsidR="00000000" w:rsidRPr="00000000">
        <w:rPr>
          <w:rtl w:val="0"/>
        </w:rPr>
        <w:t xml:space="preserve">2.5.3. El Sector Privado: innovación, riesgo y expansión</w:t>
      </w:r>
    </w:p>
    <w:p w:rsidR="00000000" w:rsidDel="00000000" w:rsidP="00000000" w:rsidRDefault="00000000" w:rsidRPr="00000000" w14:paraId="00000123">
      <w:pPr>
        <w:rPr/>
      </w:pPr>
      <w:r w:rsidDel="00000000" w:rsidR="00000000" w:rsidRPr="00000000">
        <w:rPr>
          <w:rtl w:val="0"/>
        </w:rPr>
        <w:t xml:space="preserve">El sector privado es el espacio donde las ideas se transforman en producción, los recursos en valor y el conocimiento en tecnología. Es, en esencia, un sistema de transformación de energía y creatividad humana que amplía las posibilidades materiales y mejora la vida cotidiana.</w:t>
      </w:r>
    </w:p>
    <w:p w:rsidR="00000000" w:rsidDel="00000000" w:rsidP="00000000" w:rsidRDefault="00000000" w:rsidRPr="00000000" w14:paraId="00000124">
      <w:pPr>
        <w:rPr/>
      </w:pPr>
      <w:r w:rsidDel="00000000" w:rsidR="00000000" w:rsidRPr="00000000">
        <w:rPr>
          <w:rtl w:val="0"/>
        </w:rPr>
        <w:t xml:space="preserve">Su interés —la ganancia— es legítimo y necesario: impulsa innovación, eficiencia y competencia saludable. Es un jugador que se autorregula en la medida en que su beneficio depende del valor real que entrega a la sociedad: sin utilidad social, no hay mercado; sin mercado, no hay retorno, sin retorno no hay empresa.</w:t>
      </w:r>
    </w:p>
    <w:p w:rsidR="00000000" w:rsidDel="00000000" w:rsidP="00000000" w:rsidRDefault="00000000" w:rsidRPr="00000000" w14:paraId="00000125">
      <w:pPr>
        <w:rPr/>
      </w:pPr>
      <w:r w:rsidDel="00000000" w:rsidR="00000000" w:rsidRPr="00000000">
        <w:rPr>
          <w:rtl w:val="0"/>
        </w:rPr>
        <w:t xml:space="preserve">Como cualquier jugador, el sector privado atraviesa un proceso de aprendizaje. En ese camino puede:</w:t>
      </w:r>
    </w:p>
    <w:p w:rsidR="00000000" w:rsidDel="00000000" w:rsidP="00000000" w:rsidRDefault="00000000" w:rsidRPr="00000000" w14:paraId="00000126">
      <w:pPr>
        <w:numPr>
          <w:ilvl w:val="0"/>
          <w:numId w:val="11"/>
        </w:numPr>
        <w:ind w:left="851" w:hanging="284"/>
        <w:rPr/>
      </w:pPr>
      <w:r w:rsidDel="00000000" w:rsidR="00000000" w:rsidRPr="00000000">
        <w:rPr>
          <w:rtl w:val="0"/>
        </w:rPr>
        <w:t xml:space="preserve">privilegiar retornos inmediatos reduciendo la calidad o la sostenibilidad,</w:t>
      </w:r>
    </w:p>
    <w:p w:rsidR="00000000" w:rsidDel="00000000" w:rsidP="00000000" w:rsidRDefault="00000000" w:rsidRPr="00000000" w14:paraId="00000127">
      <w:pPr>
        <w:numPr>
          <w:ilvl w:val="0"/>
          <w:numId w:val="11"/>
        </w:numPr>
        <w:ind w:left="851" w:hanging="284"/>
        <w:rPr/>
      </w:pPr>
      <w:r w:rsidDel="00000000" w:rsidR="00000000" w:rsidRPr="00000000">
        <w:rPr>
          <w:rtl w:val="0"/>
        </w:rPr>
        <w:t xml:space="preserve">operar con incentivos desalineados del tablero ecológico, social o institucional,</w:t>
      </w:r>
    </w:p>
    <w:p w:rsidR="00000000" w:rsidDel="00000000" w:rsidP="00000000" w:rsidRDefault="00000000" w:rsidRPr="00000000" w14:paraId="00000128">
      <w:pPr>
        <w:numPr>
          <w:ilvl w:val="0"/>
          <w:numId w:val="11"/>
        </w:numPr>
        <w:ind w:left="851" w:hanging="284"/>
        <w:rPr/>
      </w:pPr>
      <w:r w:rsidDel="00000000" w:rsidR="00000000" w:rsidRPr="00000000">
        <w:rPr>
          <w:rtl w:val="0"/>
        </w:rPr>
        <w:t xml:space="preserve">reproducir inercias que antes funcionaban pero ahora erosionan el sistema,</w:t>
      </w:r>
    </w:p>
    <w:p w:rsidR="00000000" w:rsidDel="00000000" w:rsidP="00000000" w:rsidRDefault="00000000" w:rsidRPr="00000000" w14:paraId="00000129">
      <w:pPr>
        <w:numPr>
          <w:ilvl w:val="0"/>
          <w:numId w:val="11"/>
        </w:numPr>
        <w:ind w:left="851" w:hanging="284"/>
        <w:rPr/>
      </w:pPr>
      <w:r w:rsidDel="00000000" w:rsidR="00000000" w:rsidRPr="00000000">
        <w:rPr>
          <w:rtl w:val="0"/>
        </w:rPr>
        <w:t xml:space="preserve">o no percibir adecuadamente sus internalidades y externalidades.</w:t>
      </w:r>
    </w:p>
    <w:p w:rsidR="00000000" w:rsidDel="00000000" w:rsidP="00000000" w:rsidRDefault="00000000" w:rsidRPr="00000000" w14:paraId="0000012A">
      <w:pPr>
        <w:rPr/>
      </w:pPr>
      <w:r w:rsidDel="00000000" w:rsidR="00000000" w:rsidRPr="00000000">
        <w:rPr>
          <w:rtl w:val="0"/>
        </w:rPr>
        <w:t xml:space="preserve">Esta es la dinámica natural de un agente que busca avanzar, pero que —como todos— debe aprender a leer el tablero completo.</w:t>
      </w:r>
    </w:p>
    <w:p w:rsidR="00000000" w:rsidDel="00000000" w:rsidP="00000000" w:rsidRDefault="00000000" w:rsidRPr="00000000" w14:paraId="0000012B">
      <w:pPr>
        <w:rPr/>
      </w:pPr>
      <w:r w:rsidDel="00000000" w:rsidR="00000000" w:rsidRPr="00000000">
        <w:rPr>
          <w:rtl w:val="0"/>
        </w:rPr>
        <w:t xml:space="preserve">El sector privado es motor de iniciativa, riesgo y creatividad. Pero para maximizar su propio beneficio de forma sostenible necesita aprender:</w:t>
      </w:r>
    </w:p>
    <w:p w:rsidR="00000000" w:rsidDel="00000000" w:rsidP="00000000" w:rsidRDefault="00000000" w:rsidRPr="00000000" w14:paraId="0000012C">
      <w:pPr>
        <w:numPr>
          <w:ilvl w:val="0"/>
          <w:numId w:val="12"/>
        </w:numPr>
        <w:ind w:left="851" w:hanging="284"/>
        <w:rPr/>
      </w:pPr>
      <w:r w:rsidDel="00000000" w:rsidR="00000000" w:rsidRPr="00000000">
        <w:rPr>
          <w:rtl w:val="0"/>
        </w:rPr>
        <w:t xml:space="preserve">a cooperar para multiplicar beneficios,</w:t>
      </w:r>
    </w:p>
    <w:p w:rsidR="00000000" w:rsidDel="00000000" w:rsidP="00000000" w:rsidRDefault="00000000" w:rsidRPr="00000000" w14:paraId="0000012D">
      <w:pPr>
        <w:numPr>
          <w:ilvl w:val="0"/>
          <w:numId w:val="12"/>
        </w:numPr>
        <w:ind w:left="851" w:hanging="284"/>
        <w:rPr/>
      </w:pPr>
      <w:r w:rsidDel="00000000" w:rsidR="00000000" w:rsidRPr="00000000">
        <w:rPr>
          <w:rtl w:val="0"/>
        </w:rPr>
        <w:t xml:space="preserve">a preservar el tablero que sostiene sus oportunidades,</w:t>
      </w:r>
    </w:p>
    <w:p w:rsidR="00000000" w:rsidDel="00000000" w:rsidP="00000000" w:rsidRDefault="00000000" w:rsidRPr="00000000" w14:paraId="0000012E">
      <w:pPr>
        <w:numPr>
          <w:ilvl w:val="0"/>
          <w:numId w:val="12"/>
        </w:numPr>
        <w:ind w:left="851" w:hanging="284"/>
        <w:rPr/>
      </w:pPr>
      <w:r w:rsidDel="00000000" w:rsidR="00000000" w:rsidRPr="00000000">
        <w:rPr>
          <w:rtl w:val="0"/>
        </w:rPr>
        <w:t xml:space="preserve">a reconocer que la maximización individual sin límites reduce su propio margen de acción.</w:t>
      </w:r>
    </w:p>
    <w:p w:rsidR="00000000" w:rsidDel="00000000" w:rsidP="00000000" w:rsidRDefault="00000000" w:rsidRPr="00000000" w14:paraId="0000012F">
      <w:pPr>
        <w:rPr/>
      </w:pPr>
      <w:r w:rsidDel="00000000" w:rsidR="00000000" w:rsidRPr="00000000">
        <w:rPr>
          <w:rtl w:val="0"/>
        </w:rPr>
        <w:t xml:space="preserve">En síntesis:</w:t>
        <w:br w:type="textWrapping"/>
      </w:r>
      <w:r w:rsidDel="00000000" w:rsidR="00000000" w:rsidRPr="00000000">
        <w:rPr>
          <w:b w:val="1"/>
          <w:bCs w:val="1"/>
          <w:rtl w:val="0"/>
        </w:rPr>
        <w:t xml:space="preserve">lo que gana el sector privado cuando coopera es mayor que lo que obtiene cuando juega solo.</w:t>
      </w:r>
      <w:r w:rsidDel="00000000" w:rsidR="00000000" w:rsidRPr="00000000">
        <w:rPr>
          <w:rtl w:val="0"/>
        </w:rPr>
        <w:br w:type="textWrapping"/>
        <w:t xml:space="preserve">Su madurez estratégica no consiste en renunciar al beneficio, sino en comprender que el beneficio más alto es aquel que no destruye el tablero que lo hace posible.</w:t>
      </w:r>
    </w:p>
    <w:p w:rsidR="00000000" w:rsidDel="00000000" w:rsidP="00000000" w:rsidRDefault="00000000" w:rsidRPr="00000000" w14:paraId="00000130">
      <w:pPr>
        <w:pStyle w:val="Heading4"/>
        <w:rPr/>
      </w:pPr>
      <w:r w:rsidDel="00000000" w:rsidR="00000000" w:rsidRPr="00000000">
        <w:rPr>
          <w:rtl w:val="0"/>
        </w:rPr>
        <w:t xml:space="preserve">2.5.4. Comunidades y Cooperativas: cohesión, pertenencia y reciprocidad</w:t>
      </w:r>
    </w:p>
    <w:p w:rsidR="00000000" w:rsidDel="00000000" w:rsidP="00000000" w:rsidRDefault="00000000" w:rsidRPr="00000000" w14:paraId="00000131">
      <w:pPr>
        <w:rPr/>
      </w:pPr>
      <w:r w:rsidDel="00000000" w:rsidR="00000000" w:rsidRPr="00000000">
        <w:rPr>
          <w:rtl w:val="0"/>
        </w:rPr>
        <w:t xml:space="preserve">Las comunidades generan identidad, confianza, sentido y apoyo mutuo. Actúan desde un interés propio ampliado: proteger su bienestar colectivo.</w:t>
      </w:r>
    </w:p>
    <w:p w:rsidR="00000000" w:rsidDel="00000000" w:rsidP="00000000" w:rsidRDefault="00000000" w:rsidRPr="00000000" w14:paraId="00000132">
      <w:pPr>
        <w:rPr/>
      </w:pPr>
      <w:r w:rsidDel="00000000" w:rsidR="00000000" w:rsidRPr="00000000">
        <w:rPr>
          <w:rtl w:val="0"/>
        </w:rPr>
        <w:t xml:space="preserve">Sin embargo, durante su aprendizaje pueden:</w:t>
      </w:r>
    </w:p>
    <w:p w:rsidR="00000000" w:rsidDel="00000000" w:rsidP="00000000" w:rsidRDefault="00000000" w:rsidRPr="00000000" w14:paraId="00000133">
      <w:pPr>
        <w:numPr>
          <w:ilvl w:val="0"/>
          <w:numId w:val="13"/>
        </w:numPr>
        <w:ind w:left="851" w:hanging="284"/>
        <w:rPr/>
      </w:pPr>
      <w:r w:rsidDel="00000000" w:rsidR="00000000" w:rsidRPr="00000000">
        <w:rPr>
          <w:rtl w:val="0"/>
        </w:rPr>
        <w:t xml:space="preserve">cerrarse sobre sí mismas,</w:t>
      </w:r>
    </w:p>
    <w:p w:rsidR="00000000" w:rsidDel="00000000" w:rsidP="00000000" w:rsidRDefault="00000000" w:rsidRPr="00000000" w14:paraId="00000134">
      <w:pPr>
        <w:numPr>
          <w:ilvl w:val="0"/>
          <w:numId w:val="13"/>
        </w:numPr>
        <w:ind w:left="851" w:hanging="284"/>
        <w:rPr/>
      </w:pPr>
      <w:r w:rsidDel="00000000" w:rsidR="00000000" w:rsidRPr="00000000">
        <w:rPr>
          <w:rtl w:val="0"/>
        </w:rPr>
        <w:t xml:space="preserve">confundir cohesión con tribalismo,</w:t>
      </w:r>
    </w:p>
    <w:p w:rsidR="00000000" w:rsidDel="00000000" w:rsidP="00000000" w:rsidRDefault="00000000" w:rsidRPr="00000000" w14:paraId="00000135">
      <w:pPr>
        <w:numPr>
          <w:ilvl w:val="0"/>
          <w:numId w:val="13"/>
        </w:numPr>
        <w:ind w:left="851" w:hanging="284"/>
        <w:rPr/>
      </w:pPr>
      <w:r w:rsidDel="00000000" w:rsidR="00000000" w:rsidRPr="00000000">
        <w:rPr>
          <w:rtl w:val="0"/>
        </w:rPr>
        <w:t xml:space="preserve">defender intereses locales a costa del tablero mayor,</w:t>
      </w:r>
    </w:p>
    <w:p w:rsidR="00000000" w:rsidDel="00000000" w:rsidP="00000000" w:rsidRDefault="00000000" w:rsidRPr="00000000" w14:paraId="00000136">
      <w:pPr>
        <w:numPr>
          <w:ilvl w:val="0"/>
          <w:numId w:val="13"/>
        </w:numPr>
        <w:ind w:left="851" w:hanging="284"/>
        <w:rPr/>
      </w:pPr>
      <w:r w:rsidDel="00000000" w:rsidR="00000000" w:rsidRPr="00000000">
        <w:rPr>
          <w:rtl w:val="0"/>
        </w:rPr>
        <w:t xml:space="preserve">o reproducir normas que funcionaron en otro tiempo pero que ahora bloquean cooperación.</w:t>
      </w:r>
    </w:p>
    <w:p w:rsidR="00000000" w:rsidDel="00000000" w:rsidP="00000000" w:rsidRDefault="00000000" w:rsidRPr="00000000" w14:paraId="00000137">
      <w:pPr>
        <w:rPr/>
      </w:pPr>
      <w:r w:rsidDel="00000000" w:rsidR="00000000" w:rsidRPr="00000000">
        <w:rPr>
          <w:rtl w:val="0"/>
        </w:rPr>
        <w:t xml:space="preserve">Las comunidades deben priorizar el aprendizaje del equilibrio: cómo convivir con la diversidad, cómo cooperar a escalas mayores y cómo evitar que la protección interna se convierta en exclusión externa.</w:t>
      </w:r>
    </w:p>
    <w:p w:rsidR="00000000" w:rsidDel="00000000" w:rsidP="00000000" w:rsidRDefault="00000000" w:rsidRPr="00000000" w14:paraId="00000138">
      <w:pPr>
        <w:pStyle w:val="Heading4"/>
        <w:rPr/>
      </w:pPr>
      <w:r w:rsidDel="00000000" w:rsidR="00000000" w:rsidRPr="00000000">
        <w:rPr>
          <w:rtl w:val="0"/>
        </w:rPr>
        <w:t xml:space="preserve">2.5.5. Instituciones: memoria, reglas y continuidad del aprendizaje</w:t>
      </w:r>
    </w:p>
    <w:p w:rsidR="00000000" w:rsidDel="00000000" w:rsidP="00000000" w:rsidRDefault="00000000" w:rsidRPr="00000000" w14:paraId="00000139">
      <w:pPr>
        <w:rPr/>
      </w:pPr>
      <w:r w:rsidDel="00000000" w:rsidR="00000000" w:rsidRPr="00000000">
        <w:rPr>
          <w:rtl w:val="0"/>
        </w:rPr>
        <w:t xml:space="preserve">Las instituciones son el mecanismo mediante el cual la sociedad acumula conocimiento y reduce los costos del error: son memoria estructurada. Pero también poseen sus propios intereses: supervivencia, estabilidad y control de su alcance. Durante su aprendizaje institucional pueden volverse rígidas, resistir cambios necesarios, anteponer su preservación a su función o degradar la confianza que deben sostener.</w:t>
      </w:r>
    </w:p>
    <w:p w:rsidR="00000000" w:rsidDel="00000000" w:rsidP="00000000" w:rsidRDefault="00000000" w:rsidRPr="00000000" w14:paraId="0000013A">
      <w:pPr>
        <w:rPr/>
      </w:pPr>
      <w:r w:rsidDel="00000000" w:rsidR="00000000" w:rsidRPr="00000000">
        <w:rPr>
          <w:rtl w:val="0"/>
        </w:rPr>
        <w:t xml:space="preserve">Su equilibrio depende de su capacidad para actualizarse sin perder su rol fundamental: transmitir reglas, conocimiento y prácticas que faciliten el aprendizaje colectivo.</w:t>
      </w:r>
    </w:p>
    <w:p w:rsidR="00000000" w:rsidDel="00000000" w:rsidP="00000000" w:rsidRDefault="00000000" w:rsidRPr="00000000" w14:paraId="0000013B">
      <w:pPr>
        <w:rPr>
          <w:b w:val="1"/>
          <w:bCs w:val="1"/>
        </w:rPr>
      </w:pPr>
      <w:r w:rsidDel="00000000" w:rsidR="00000000" w:rsidRPr="00000000">
        <w:rPr>
          <w:b w:val="1"/>
          <w:bCs w:val="1"/>
          <w:rtl w:val="0"/>
        </w:rPr>
        <w:t xml:space="preserve">2.5.6. El Estado: garante del equilibrio, la lucidez y el aprendizaje colectivo</w:t>
      </w:r>
    </w:p>
    <w:p w:rsidR="00000000" w:rsidDel="00000000" w:rsidP="00000000" w:rsidRDefault="00000000" w:rsidRPr="00000000" w14:paraId="0000013C">
      <w:pPr>
        <w:rPr/>
      </w:pPr>
      <w:r w:rsidDel="00000000" w:rsidR="00000000" w:rsidRPr="00000000">
        <w:rPr>
          <w:rtl w:val="0"/>
        </w:rPr>
        <w:t xml:space="preserve">El Estado articula a todos los demás roles. No es dueño del tablero ni árbitro externo: es </w:t>
      </w:r>
      <w:r w:rsidDel="00000000" w:rsidR="00000000" w:rsidRPr="00000000">
        <w:rPr>
          <w:b w:val="1"/>
          <w:bCs w:val="1"/>
          <w:rtl w:val="0"/>
        </w:rPr>
        <w:t xml:space="preserve">el custodio del equilibrio</w:t>
      </w:r>
      <w:r w:rsidDel="00000000" w:rsidR="00000000" w:rsidRPr="00000000">
        <w:rPr>
          <w:rtl w:val="0"/>
        </w:rPr>
        <w:t xml:space="preserve">, responsable de crear las condiciones bajo las cuales los jugadores pueden aprender sin destruir el sistema que los sostiene.</w:t>
      </w:r>
    </w:p>
    <w:p w:rsidR="00000000" w:rsidDel="00000000" w:rsidP="00000000" w:rsidRDefault="00000000" w:rsidRPr="00000000" w14:paraId="0000013D">
      <w:pPr>
        <w:rPr>
          <w:b w:val="1"/>
          <w:bCs w:val="1"/>
        </w:rPr>
      </w:pPr>
      <w:r w:rsidDel="00000000" w:rsidR="00000000" w:rsidRPr="00000000">
        <w:rPr>
          <w:rtl w:val="0"/>
        </w:rPr>
        <w:t xml:space="preserve">Su función suprema no es corregir intereses individuales, sino: </w:t>
      </w:r>
      <w:r w:rsidDel="00000000" w:rsidR="00000000" w:rsidRPr="00000000">
        <w:rPr>
          <w:b w:val="1"/>
          <w:bCs w:val="1"/>
          <w:rtl w:val="0"/>
        </w:rPr>
        <w:t xml:space="preserve">crear las condiciones para que todos los jugadores aprendan a equilibrar sus intereses del modo más temprano, lúcido y sostenible posible.</w:t>
      </w:r>
    </w:p>
    <w:p w:rsidR="00000000" w:rsidDel="00000000" w:rsidP="00000000" w:rsidRDefault="00000000" w:rsidRPr="00000000" w14:paraId="0000013E">
      <w:pPr>
        <w:rPr/>
      </w:pPr>
      <w:r w:rsidDel="00000000" w:rsidR="00000000" w:rsidRPr="00000000">
        <w:rPr>
          <w:rtl w:val="0"/>
        </w:rPr>
        <w:t xml:space="preserve">Esto implica:</w:t>
      </w:r>
    </w:p>
    <w:p w:rsidR="00000000" w:rsidDel="00000000" w:rsidP="00000000" w:rsidRDefault="00000000" w:rsidRPr="00000000" w14:paraId="0000013F">
      <w:pPr>
        <w:numPr>
          <w:ilvl w:val="0"/>
          <w:numId w:val="14"/>
        </w:numPr>
        <w:ind w:left="851" w:hanging="284"/>
        <w:rPr/>
      </w:pPr>
      <w:r w:rsidDel="00000000" w:rsidR="00000000" w:rsidRPr="00000000">
        <w:rPr>
          <w:rtl w:val="0"/>
        </w:rPr>
        <w:t xml:space="preserve">generar y transmitir información que permita leer el tablero,</w:t>
      </w:r>
    </w:p>
    <w:p w:rsidR="00000000" w:rsidDel="00000000" w:rsidP="00000000" w:rsidRDefault="00000000" w:rsidRPr="00000000" w14:paraId="00000140">
      <w:pPr>
        <w:numPr>
          <w:ilvl w:val="0"/>
          <w:numId w:val="14"/>
        </w:numPr>
        <w:ind w:left="851" w:hanging="284"/>
        <w:rPr/>
      </w:pPr>
      <w:r w:rsidDel="00000000" w:rsidR="00000000" w:rsidRPr="00000000">
        <w:rPr>
          <w:rtl w:val="0"/>
        </w:rPr>
        <w:t xml:space="preserve">sostener la libertad mediante instituciones confiables,</w:t>
      </w:r>
    </w:p>
    <w:p w:rsidR="00000000" w:rsidDel="00000000" w:rsidP="00000000" w:rsidRDefault="00000000" w:rsidRPr="00000000" w14:paraId="00000141">
      <w:pPr>
        <w:numPr>
          <w:ilvl w:val="0"/>
          <w:numId w:val="14"/>
        </w:numPr>
        <w:ind w:left="851" w:hanging="284"/>
        <w:rPr/>
      </w:pPr>
      <w:r w:rsidDel="00000000" w:rsidR="00000000" w:rsidRPr="00000000">
        <w:rPr>
          <w:rtl w:val="0"/>
        </w:rPr>
        <w:t xml:space="preserve">establecer reglas que cuiden el equilibrio y eviten daños irreversibles,</w:t>
      </w:r>
    </w:p>
    <w:p w:rsidR="00000000" w:rsidDel="00000000" w:rsidP="00000000" w:rsidRDefault="00000000" w:rsidRPr="00000000" w14:paraId="00000142">
      <w:pPr>
        <w:numPr>
          <w:ilvl w:val="0"/>
          <w:numId w:val="14"/>
        </w:numPr>
        <w:ind w:left="851" w:hanging="284"/>
        <w:rPr/>
      </w:pPr>
      <w:r w:rsidDel="00000000" w:rsidR="00000000" w:rsidRPr="00000000">
        <w:rPr>
          <w:rtl w:val="0"/>
        </w:rPr>
        <w:t xml:space="preserve">diseñar incentivos para la cooperación,</w:t>
      </w:r>
    </w:p>
    <w:p w:rsidR="00000000" w:rsidDel="00000000" w:rsidP="00000000" w:rsidRDefault="00000000" w:rsidRPr="00000000" w14:paraId="00000143">
      <w:pPr>
        <w:numPr>
          <w:ilvl w:val="0"/>
          <w:numId w:val="14"/>
        </w:numPr>
        <w:ind w:left="851" w:hanging="284"/>
        <w:rPr/>
      </w:pPr>
      <w:r w:rsidDel="00000000" w:rsidR="00000000" w:rsidRPr="00000000">
        <w:rPr>
          <w:rtl w:val="0"/>
        </w:rPr>
        <w:t xml:space="preserve">penalizar la trampa estructural,</w:t>
      </w:r>
    </w:p>
    <w:p w:rsidR="00000000" w:rsidDel="00000000" w:rsidP="00000000" w:rsidRDefault="00000000" w:rsidRPr="00000000" w14:paraId="00000144">
      <w:pPr>
        <w:numPr>
          <w:ilvl w:val="0"/>
          <w:numId w:val="14"/>
        </w:numPr>
        <w:ind w:left="851" w:hanging="284"/>
        <w:rPr/>
      </w:pPr>
      <w:r w:rsidDel="00000000" w:rsidR="00000000" w:rsidRPr="00000000">
        <w:rPr>
          <w:rtl w:val="0"/>
        </w:rPr>
        <w:t xml:space="preserve">construir infraestructura que amplíe capacidades,</w:t>
      </w:r>
    </w:p>
    <w:p w:rsidR="00000000" w:rsidDel="00000000" w:rsidP="00000000" w:rsidRDefault="00000000" w:rsidRPr="00000000" w14:paraId="00000145">
      <w:pPr>
        <w:numPr>
          <w:ilvl w:val="0"/>
          <w:numId w:val="14"/>
        </w:numPr>
        <w:ind w:left="851" w:hanging="284"/>
        <w:rPr/>
      </w:pPr>
      <w:r w:rsidDel="00000000" w:rsidR="00000000" w:rsidRPr="00000000">
        <w:rPr>
          <w:rtl w:val="0"/>
        </w:rPr>
        <w:t xml:space="preserve">fomentar investigación que expanda horizontes,</w:t>
      </w:r>
    </w:p>
    <w:p w:rsidR="00000000" w:rsidDel="00000000" w:rsidP="00000000" w:rsidRDefault="00000000" w:rsidRPr="00000000" w14:paraId="00000146">
      <w:pPr>
        <w:numPr>
          <w:ilvl w:val="0"/>
          <w:numId w:val="14"/>
        </w:numPr>
        <w:ind w:left="851" w:hanging="284"/>
        <w:rPr/>
      </w:pPr>
      <w:r w:rsidDel="00000000" w:rsidR="00000000" w:rsidRPr="00000000">
        <w:rPr>
          <w:rtl w:val="0"/>
        </w:rPr>
        <w:t xml:space="preserve">impulsar ciencia que reduzca incertidumbre,</w:t>
      </w:r>
    </w:p>
    <w:p w:rsidR="00000000" w:rsidDel="00000000" w:rsidP="00000000" w:rsidRDefault="00000000" w:rsidRPr="00000000" w14:paraId="00000147">
      <w:pPr>
        <w:numPr>
          <w:ilvl w:val="0"/>
          <w:numId w:val="14"/>
        </w:numPr>
        <w:ind w:left="851" w:hanging="284"/>
        <w:rPr/>
      </w:pPr>
      <w:r w:rsidDel="00000000" w:rsidR="00000000" w:rsidRPr="00000000">
        <w:rPr>
          <w:rtl w:val="0"/>
        </w:rPr>
        <w:t xml:space="preserve">promover tecnología que fortalezca el tablero sin desgastarlo.</w:t>
      </w:r>
    </w:p>
    <w:p w:rsidR="00000000" w:rsidDel="00000000" w:rsidP="00000000" w:rsidRDefault="00000000" w:rsidRPr="00000000" w14:paraId="00000148">
      <w:pPr>
        <w:rPr/>
      </w:pPr>
      <w:r w:rsidDel="00000000" w:rsidR="00000000" w:rsidRPr="00000000">
        <w:rPr>
          <w:rtl w:val="0"/>
        </w:rPr>
        <w:t xml:space="preserve">El Estado lúcido no impone moral: </w:t>
      </w:r>
      <w:r w:rsidDel="00000000" w:rsidR="00000000" w:rsidRPr="00000000">
        <w:rPr>
          <w:b w:val="1"/>
          <w:bCs w:val="1"/>
          <w:rtl w:val="0"/>
        </w:rPr>
        <w:t xml:space="preserve">diseña condiciones donde la cooperación es más rentable que la destrucción</w:t>
      </w:r>
      <w:r w:rsidDel="00000000" w:rsidR="00000000" w:rsidRPr="00000000">
        <w:rPr>
          <w:rtl w:val="0"/>
        </w:rPr>
        <w:t xml:space="preserve">, donde el aprendizaje es menos costoso que el error acumulado y donde la libertad individual puede expandirse sin degradar el futuro.</w:t>
      </w:r>
    </w:p>
    <w:p w:rsidR="00000000" w:rsidDel="00000000" w:rsidP="00000000" w:rsidRDefault="00000000" w:rsidRPr="00000000" w14:paraId="00000149">
      <w:pPr>
        <w:pStyle w:val="Heading3"/>
        <w:rPr/>
      </w:pPr>
      <w:r w:rsidDel="00000000" w:rsidR="00000000" w:rsidRPr="00000000">
        <w:rPr>
          <w:rtl w:val="0"/>
        </w:rPr>
        <w:t xml:space="preserve">2.6. El tablero y su marco: Condiciones estructurales del juego</w:t>
      </w:r>
    </w:p>
    <w:p w:rsidR="00000000" w:rsidDel="00000000" w:rsidP="00000000" w:rsidRDefault="00000000" w:rsidRPr="00000000" w14:paraId="0000014A">
      <w:pPr>
        <w:rPr/>
      </w:pPr>
      <w:r w:rsidDel="00000000" w:rsidR="00000000" w:rsidRPr="00000000">
        <w:rPr>
          <w:rtl w:val="0"/>
        </w:rPr>
        <w:t xml:space="preserve">Toda forma de vida social ocurre dentro de un marco más amplio que condiciona, limita y orienta cada interacción humana. No es un escenario pasivo: es un sistema vivo. La humanidad no juega sobre el tablero, sino dentro de él.</w:t>
      </w:r>
    </w:p>
    <w:p w:rsidR="00000000" w:rsidDel="00000000" w:rsidP="00000000" w:rsidRDefault="00000000" w:rsidRPr="00000000" w14:paraId="0000014B">
      <w:pPr>
        <w:rPr/>
      </w:pPr>
      <w:r w:rsidDel="00000000" w:rsidR="00000000" w:rsidRPr="00000000">
        <w:rPr>
          <w:rtl w:val="0"/>
        </w:rPr>
        <w:t xml:space="preserve">Ese marco es el tablero: el conjunto de leyes físicas, ciclos ecológicos, estructuras temporales y patrones energéticos que hacen posible la existencia y que, al mismo tiempo, establecen los límites dentro de los cuales los jugadores pueden tomar decisiones.</w:t>
      </w:r>
    </w:p>
    <w:p w:rsidR="00000000" w:rsidDel="00000000" w:rsidP="00000000" w:rsidRDefault="00000000" w:rsidRPr="00000000" w14:paraId="0000014C">
      <w:pPr>
        <w:rPr/>
      </w:pPr>
      <w:r w:rsidDel="00000000" w:rsidR="00000000" w:rsidRPr="00000000">
        <w:rPr>
          <w:rtl w:val="0"/>
        </w:rPr>
        <w:t xml:space="preserve">Comprender estas condiciones no restringe la libertad humana; la vuelve posible, porque ofrece el mapa de las fuerzas que sostienen el juego y de los límites cuya ignorancia vuelve inestable cualquier logro. Las sociedades que desconocen este marco colapsan; las que lo entienden pueden expandir su libertad sin destruir las bases que la permiten.</w:t>
      </w:r>
    </w:p>
    <w:p w:rsidR="00000000" w:rsidDel="00000000" w:rsidP="00000000" w:rsidRDefault="00000000" w:rsidRPr="00000000" w14:paraId="0000014D">
      <w:pPr>
        <w:pStyle w:val="Heading4"/>
        <w:rPr/>
      </w:pPr>
      <w:r w:rsidDel="00000000" w:rsidR="00000000" w:rsidRPr="00000000">
        <w:rPr>
          <w:rtl w:val="0"/>
        </w:rPr>
        <w:t xml:space="preserve">2.6.1. El tablero: marco físico, ecológico y energético</w:t>
      </w:r>
    </w:p>
    <w:p w:rsidR="00000000" w:rsidDel="00000000" w:rsidP="00000000" w:rsidRDefault="00000000" w:rsidRPr="00000000" w14:paraId="0000014E">
      <w:pPr>
        <w:rPr/>
      </w:pPr>
      <w:r w:rsidDel="00000000" w:rsidR="00000000" w:rsidRPr="00000000">
        <w:rPr>
          <w:rtl w:val="0"/>
        </w:rPr>
        <w:t xml:space="preserve">El tablero del juego humano está constituido por las leyes básicas de la física, la disponibilidad de energía útil, los ritmos de la biosfera y las estructuras materiales que sustentan la vida.No es infinito, ni neutral, ni ampliable por voluntad: es un sistema finito y regido por reglas que no dependen del deseo humano.</w:t>
      </w:r>
    </w:p>
    <w:p w:rsidR="00000000" w:rsidDel="00000000" w:rsidP="00000000" w:rsidRDefault="00000000" w:rsidRPr="00000000" w14:paraId="0000014F">
      <w:pPr>
        <w:rPr/>
      </w:pPr>
      <w:r w:rsidDel="00000000" w:rsidR="00000000" w:rsidRPr="00000000">
        <w:rPr>
          <w:rtl w:val="0"/>
        </w:rPr>
        <w:t xml:space="preserve">La civilización es un subsistema dentro de un sistema mayor. Toda acción humana —económica, tecnológica, política— es posible únicamente porque existe un entorno energético que la sostiene. </w:t>
      </w:r>
    </w:p>
    <w:p w:rsidR="00000000" w:rsidDel="00000000" w:rsidP="00000000" w:rsidRDefault="00000000" w:rsidRPr="00000000" w14:paraId="00000150">
      <w:pPr>
        <w:rPr/>
      </w:pPr>
      <w:r w:rsidDel="00000000" w:rsidR="00000000" w:rsidRPr="00000000">
        <w:rPr>
          <w:rtl w:val="0"/>
        </w:rPr>
        <w:t xml:space="preserve">Por eso la Filosofía del Juego afirma que: La humanidad juega en un tablero finito, energéticamente limitado y estratégicamente inter dependiente. Ignorar esta condición no amplía la libertad: la destruye.</w:t>
      </w:r>
    </w:p>
    <w:p w:rsidR="00000000" w:rsidDel="00000000" w:rsidP="00000000" w:rsidRDefault="00000000" w:rsidRPr="00000000" w14:paraId="00000151">
      <w:pPr>
        <w:pStyle w:val="Heading5"/>
        <w:rPr/>
      </w:pPr>
      <w:r w:rsidDel="00000000" w:rsidR="00000000" w:rsidRPr="00000000">
        <w:rPr>
          <w:rtl w:val="0"/>
        </w:rPr>
        <w:t xml:space="preserve">2.6.1.1. Leyes físicas básicas: la estructura última del juego</w:t>
      </w:r>
    </w:p>
    <w:p w:rsidR="00000000" w:rsidDel="00000000" w:rsidP="00000000" w:rsidRDefault="00000000" w:rsidRPr="00000000" w14:paraId="00000152">
      <w:pPr>
        <w:rPr/>
      </w:pPr>
      <w:r w:rsidDel="00000000" w:rsidR="00000000" w:rsidRPr="00000000">
        <w:rPr>
          <w:rtl w:val="0"/>
        </w:rPr>
        <w:t xml:space="preserve">Las dos leyes centrales de la termodinámica definen la arquitectura del tablero:</w:t>
      </w:r>
    </w:p>
    <w:p w:rsidR="00000000" w:rsidDel="00000000" w:rsidP="00000000" w:rsidRDefault="00000000" w:rsidRPr="00000000" w14:paraId="000001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Primera ley: la energía no se crea ni se destruye; solo cambia de forma. Todo logro humano es una transformación, nunca una generación desde la nada.</w:t>
      </w:r>
    </w:p>
    <w:p w:rsidR="00000000" w:rsidDel="00000000" w:rsidP="00000000" w:rsidRDefault="00000000" w:rsidRPr="00000000" w14:paraId="000001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Segunda ley: toda transformación aumenta la entropía; siempre se pierde parte de la energía útil disponible.</w:t>
      </w:r>
    </w:p>
    <w:p w:rsidR="00000000" w:rsidDel="00000000" w:rsidP="00000000" w:rsidRDefault="00000000" w:rsidRPr="00000000" w14:paraId="00000155">
      <w:pPr>
        <w:rPr/>
      </w:pPr>
      <w:r w:rsidDel="00000000" w:rsidR="00000000" w:rsidRPr="00000000">
        <w:rPr>
          <w:rtl w:val="0"/>
        </w:rPr>
        <w:t xml:space="preserve">Esto significa que cada jugada humana —producir, mover, construir, pensar tecnológicamente— tiene un costo energético irreversible. La libertad, sin límites energéticos, sería metafísica; con ellos, se vuelve estratégica.</w:t>
      </w:r>
    </w:p>
    <w:p w:rsidR="00000000" w:rsidDel="00000000" w:rsidP="00000000" w:rsidRDefault="00000000" w:rsidRPr="00000000" w14:paraId="00000156">
      <w:pPr>
        <w:pStyle w:val="Heading5"/>
        <w:rPr/>
      </w:pPr>
      <w:r w:rsidDel="00000000" w:rsidR="00000000" w:rsidRPr="00000000">
        <w:rPr>
          <w:rtl w:val="0"/>
        </w:rPr>
        <w:t xml:space="preserve">2.6.1.2. Límites energéticos y materiales</w:t>
      </w:r>
    </w:p>
    <w:p w:rsidR="00000000" w:rsidDel="00000000" w:rsidP="00000000" w:rsidRDefault="00000000" w:rsidRPr="00000000" w14:paraId="00000157">
      <w:pPr>
        <w:rPr/>
      </w:pPr>
      <w:r w:rsidDel="00000000" w:rsidR="00000000" w:rsidRPr="00000000">
        <w:rPr>
          <w:rtl w:val="0"/>
        </w:rPr>
        <w:t xml:space="preserve">Ninguna civilización puede mantener complejidad creciente si el retorno energético de sus sistemas se aproxima al umbral crítico de 1:1.</w:t>
      </w:r>
    </w:p>
    <w:p w:rsidR="00000000" w:rsidDel="00000000" w:rsidP="00000000" w:rsidRDefault="00000000" w:rsidRPr="00000000" w14:paraId="00000158">
      <w:pPr>
        <w:rPr/>
      </w:pPr>
      <w:r w:rsidDel="00000000" w:rsidR="00000000" w:rsidRPr="00000000">
        <w:rPr>
          <w:rtl w:val="0"/>
        </w:rPr>
        <w:t xml:space="preserve">Cuando se requiere casi tanta energía para sostener el sistema como la que este produce, el exceso que alimenta instituciones, creatividad, ocio, ciencia y estabilidad comienza a desaparecer.</w:t>
      </w:r>
    </w:p>
    <w:p w:rsidR="00000000" w:rsidDel="00000000" w:rsidP="00000000" w:rsidRDefault="00000000" w:rsidRPr="00000000" w14:paraId="00000159">
      <w:pPr>
        <w:rPr/>
      </w:pPr>
      <w:r w:rsidDel="00000000" w:rsidR="00000000" w:rsidRPr="00000000">
        <w:rPr>
          <w:rtl w:val="0"/>
        </w:rPr>
        <w:t xml:space="preserve">Por eso, el tablero no se mide en deseos, sino en flujos: energía útil - orden - cultura - complejidad - beneficios – pérdidas. Cuando el flujo se reduce, también lo hacen las libertades que dependen de él.</w:t>
      </w:r>
    </w:p>
    <w:p w:rsidR="00000000" w:rsidDel="00000000" w:rsidP="00000000" w:rsidRDefault="00000000" w:rsidRPr="00000000" w14:paraId="0000015A">
      <w:pPr>
        <w:pStyle w:val="Heading5"/>
        <w:rPr/>
      </w:pPr>
      <w:r w:rsidDel="00000000" w:rsidR="00000000" w:rsidRPr="00000000">
        <w:rPr>
          <w:rtl w:val="0"/>
        </w:rPr>
        <w:t xml:space="preserve">2.6.1.3. Los bio-agentes ecológicos del tablero</w:t>
      </w:r>
    </w:p>
    <w:p w:rsidR="00000000" w:rsidDel="00000000" w:rsidP="00000000" w:rsidRDefault="00000000" w:rsidRPr="00000000" w14:paraId="0000015B">
      <w:pPr>
        <w:rPr/>
      </w:pPr>
      <w:r w:rsidDel="00000000" w:rsidR="00000000" w:rsidRPr="00000000">
        <w:rPr>
          <w:rtl w:val="0"/>
        </w:rPr>
        <w:t xml:space="preserve">Los bio-agentes son todos los seres vivos, desde los microscópicos hasta los mas gigantescos que habitan el planeta, no son jugadores del juego humano porque no deliberan estratégicamente ni crean reglas. Tampoco son “recursos”: reducirlos a objetos destruye la comprensión ecológica del tablero.</w:t>
      </w:r>
    </w:p>
    <w:p w:rsidR="00000000" w:rsidDel="00000000" w:rsidP="00000000" w:rsidRDefault="00000000" w:rsidRPr="00000000" w14:paraId="000001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 agentes vitales del sistema ecológico, nodos que sostienen:</w:t>
      </w:r>
    </w:p>
    <w:p w:rsidR="00000000" w:rsidDel="00000000" w:rsidP="00000000" w:rsidRDefault="00000000" w:rsidRPr="00000000" w14:paraId="000001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ciclos de energía y materia,</w:t>
      </w:r>
    </w:p>
    <w:p w:rsidR="00000000" w:rsidDel="00000000" w:rsidP="00000000" w:rsidRDefault="00000000" w:rsidRPr="00000000" w14:paraId="000001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polinización, dispersión y regeneración,</w:t>
      </w:r>
    </w:p>
    <w:p w:rsidR="00000000" w:rsidDel="00000000" w:rsidP="00000000" w:rsidRDefault="00000000" w:rsidRPr="00000000" w14:paraId="000001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 trófica,</w:t>
      </w:r>
    </w:p>
    <w:p w:rsidR="00000000" w:rsidDel="00000000" w:rsidP="00000000" w:rsidRDefault="00000000" w:rsidRPr="00000000" w14:paraId="000001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amortiguación del caos ecológico, etc.</w:t>
      </w:r>
    </w:p>
    <w:p w:rsidR="00000000" w:rsidDel="00000000" w:rsidP="00000000" w:rsidRDefault="00000000" w:rsidRPr="00000000" w14:paraId="00000161">
      <w:pPr>
        <w:rPr/>
      </w:pPr>
      <w:r w:rsidDel="00000000" w:rsidR="00000000" w:rsidRPr="00000000">
        <w:rPr>
          <w:rtl w:val="0"/>
        </w:rPr>
        <w:t xml:space="preserve">Su colapso altera el tablero físico en el que la humanidad juega. Por eso, su protección no es un acto moral sentimental, sino una estrategia de supervivencia civilizatoria.</w:t>
      </w:r>
    </w:p>
    <w:p w:rsidR="00000000" w:rsidDel="00000000" w:rsidP="00000000" w:rsidRDefault="00000000" w:rsidRPr="00000000" w14:paraId="00000162">
      <w:pPr>
        <w:pStyle w:val="Heading4"/>
        <w:rPr/>
      </w:pPr>
      <w:r w:rsidDel="00000000" w:rsidR="00000000" w:rsidRPr="00000000">
        <w:rPr>
          <w:rtl w:val="0"/>
        </w:rPr>
        <w:t xml:space="preserve">2.6.2. Entropía y tendencia al caos</w:t>
      </w:r>
    </w:p>
    <w:p w:rsidR="00000000" w:rsidDel="00000000" w:rsidP="00000000" w:rsidRDefault="00000000" w:rsidRPr="00000000" w14:paraId="00000163">
      <w:pPr>
        <w:rPr/>
      </w:pPr>
      <w:r w:rsidDel="00000000" w:rsidR="00000000" w:rsidRPr="00000000">
        <w:rPr>
          <w:rtl w:val="0"/>
        </w:rPr>
        <w:t xml:space="preserve">La entropía no es solo un concepto físico: es la medida estructural del desorden creciente. Todo sistema humano debe lidiar con esta tendencia universal, que empuja cualquier orden a deteriorarse si no se invierte energía, coordinación y lucidez en sostenerlo.</w:t>
      </w:r>
    </w:p>
    <w:p w:rsidR="00000000" w:rsidDel="00000000" w:rsidP="00000000" w:rsidRDefault="00000000" w:rsidRPr="00000000" w14:paraId="00000164">
      <w:pPr>
        <w:rPr/>
      </w:pPr>
      <w:r w:rsidDel="00000000" w:rsidR="00000000" w:rsidRPr="00000000">
        <w:rPr>
          <w:rtl w:val="0"/>
        </w:rPr>
        <w:t xml:space="preserve">Una sociedad sin normas, sin cooperación o sin instituciones no necesita enemigos externos: se desordena sola. Toda civilización es un acto de resistencia temporal contra la entropía. La Filosofía del Juego no ve este proceso como tragedia, sino como condición del juego: sin tensión contra la entropía no habría sentido, esfuerzo ni creatividad.</w:t>
      </w:r>
    </w:p>
    <w:p w:rsidR="00000000" w:rsidDel="00000000" w:rsidP="00000000" w:rsidRDefault="00000000" w:rsidRPr="00000000" w14:paraId="00000165">
      <w:pPr>
        <w:pStyle w:val="Heading4"/>
        <w:rPr/>
      </w:pPr>
      <w:r w:rsidDel="00000000" w:rsidR="00000000" w:rsidRPr="00000000">
        <w:rPr>
          <w:rtl w:val="0"/>
        </w:rPr>
        <w:t xml:space="preserve">2.6.3. Ritmos, ciclos y escalas temporales del tablero</w:t>
      </w:r>
    </w:p>
    <w:p w:rsidR="00000000" w:rsidDel="00000000" w:rsidP="00000000" w:rsidRDefault="00000000" w:rsidRPr="00000000" w14:paraId="00000166">
      <w:pPr>
        <w:rPr/>
      </w:pPr>
      <w:r w:rsidDel="00000000" w:rsidR="00000000" w:rsidRPr="00000000">
        <w:rPr>
          <w:rtl w:val="0"/>
        </w:rPr>
        <w:t xml:space="preserve">La biosfera opera a velocidades distintas a las humanas:</w:t>
      </w:r>
    </w:p>
    <w:p w:rsidR="00000000" w:rsidDel="00000000" w:rsidP="00000000" w:rsidRDefault="00000000" w:rsidRPr="00000000" w14:paraId="000001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regeneración de suelos toma décadas.</w:t>
      </w:r>
    </w:p>
    <w:p w:rsidR="00000000" w:rsidDel="00000000" w:rsidP="00000000" w:rsidRDefault="00000000" w:rsidRPr="00000000" w14:paraId="0000016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reforestación, siglos.</w:t>
      </w:r>
    </w:p>
    <w:p w:rsidR="00000000" w:rsidDel="00000000" w:rsidP="00000000" w:rsidRDefault="00000000" w:rsidRPr="00000000" w14:paraId="0000016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pérdida de biodiversidad, segundos en escala evolutiva.</w:t>
      </w:r>
    </w:p>
    <w:p w:rsidR="00000000" w:rsidDel="00000000" w:rsidP="00000000" w:rsidRDefault="00000000" w:rsidRPr="00000000" w14:paraId="0000016A">
      <w:pPr>
        <w:rPr/>
      </w:pPr>
      <w:r w:rsidDel="00000000" w:rsidR="00000000" w:rsidRPr="00000000">
        <w:rPr>
          <w:rtl w:val="0"/>
        </w:rPr>
        <w:t xml:space="preserve">La humanidad vive en una temporalidad acelerada; la naturaleza, en una temporalidad profunda. El choque entre ambas es una fuente estructural de inestabilidad. Cuando la extracción supera los ritmos de reposición, el sistema entra en tensión acumulativa: no en crisis inmediata, sino en colapso dinámico.</w:t>
      </w:r>
    </w:p>
    <w:p w:rsidR="00000000" w:rsidDel="00000000" w:rsidP="00000000" w:rsidRDefault="00000000" w:rsidRPr="00000000" w14:paraId="0000016B">
      <w:pPr>
        <w:pStyle w:val="Heading4"/>
        <w:rPr/>
      </w:pPr>
      <w:r w:rsidDel="00000000" w:rsidR="00000000" w:rsidRPr="00000000">
        <w:rPr>
          <w:rtl w:val="0"/>
        </w:rPr>
        <w:t xml:space="preserve">2.6.4. Interdependencia estructural</w:t>
      </w:r>
    </w:p>
    <w:p w:rsidR="00000000" w:rsidDel="00000000" w:rsidP="00000000" w:rsidRDefault="00000000" w:rsidRPr="00000000" w14:paraId="0000016C">
      <w:pPr>
        <w:rPr/>
      </w:pPr>
      <w:r w:rsidDel="00000000" w:rsidR="00000000" w:rsidRPr="00000000">
        <w:rPr>
          <w:rtl w:val="0"/>
        </w:rPr>
        <w:t xml:space="preserve">Ningún jugador actúa aislado. Toda decisión afecta el sistema porque:</w:t>
      </w:r>
    </w:p>
    <w:p w:rsidR="00000000" w:rsidDel="00000000" w:rsidP="00000000" w:rsidRDefault="00000000" w:rsidRPr="00000000" w14:paraId="000001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flujos de energía están conectados,</w:t>
      </w:r>
    </w:p>
    <w:p w:rsidR="00000000" w:rsidDel="00000000" w:rsidP="00000000" w:rsidRDefault="00000000" w:rsidRPr="00000000" w14:paraId="000001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bienes circulan globalmente,</w:t>
      </w:r>
    </w:p>
    <w:p w:rsidR="00000000" w:rsidDel="00000000" w:rsidP="00000000" w:rsidRDefault="00000000" w:rsidRPr="00000000" w14:paraId="000001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impactos ambientales se acumulan,</w:t>
      </w:r>
    </w:p>
    <w:p w:rsidR="00000000" w:rsidDel="00000000" w:rsidP="00000000" w:rsidRDefault="00000000" w:rsidRPr="00000000" w14:paraId="000001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confianza social es un bien común,</w:t>
      </w:r>
    </w:p>
    <w:p w:rsidR="00000000" w:rsidDel="00000000" w:rsidP="00000000" w:rsidRDefault="00000000" w:rsidRPr="00000000" w14:paraId="000001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sistemas políticos son interdependientes.</w:t>
      </w:r>
    </w:p>
    <w:p w:rsidR="00000000" w:rsidDel="00000000" w:rsidP="00000000" w:rsidRDefault="00000000" w:rsidRPr="00000000" w14:paraId="00000172">
      <w:pPr>
        <w:rPr/>
      </w:pPr>
      <w:r w:rsidDel="00000000" w:rsidR="00000000" w:rsidRPr="00000000">
        <w:rPr>
          <w:rtl w:val="0"/>
        </w:rPr>
        <w:t xml:space="preserve">Por eso, cada jugada abre posibilidades para otros y, simultáneamente, cierra opciones alternativas: “Cada decisión se da en relación con otras, cada movimiento abre caminos y bloquea otros, cada tablero impone límites que no pueden ignorarse.”</w:t>
      </w:r>
    </w:p>
    <w:p w:rsidR="00000000" w:rsidDel="00000000" w:rsidP="00000000" w:rsidRDefault="00000000" w:rsidRPr="00000000" w14:paraId="00000173">
      <w:pPr>
        <w:rPr/>
      </w:pPr>
      <w:r w:rsidDel="00000000" w:rsidR="00000000" w:rsidRPr="00000000">
        <w:rPr>
          <w:rtl w:val="0"/>
        </w:rPr>
        <w:t xml:space="preserve">Esta interdependencia define la arquitectura estratégica del mundo contemporáneo.</w:t>
      </w:r>
    </w:p>
    <w:p w:rsidR="00000000" w:rsidDel="00000000" w:rsidP="00000000" w:rsidRDefault="00000000" w:rsidRPr="00000000" w14:paraId="00000174">
      <w:pPr>
        <w:pStyle w:val="Heading4"/>
        <w:rPr/>
      </w:pPr>
      <w:r w:rsidDel="00000000" w:rsidR="00000000" w:rsidRPr="00000000">
        <w:rPr>
          <w:rtl w:val="0"/>
        </w:rPr>
        <w:t xml:space="preserve">2.6.5. Sistemas complejos y retroalimentaciones</w:t>
      </w:r>
    </w:p>
    <w:p w:rsidR="00000000" w:rsidDel="00000000" w:rsidP="00000000" w:rsidRDefault="00000000" w:rsidRPr="00000000" w14:paraId="00000175">
      <w:pPr>
        <w:rPr/>
      </w:pPr>
      <w:r w:rsidDel="00000000" w:rsidR="00000000" w:rsidRPr="00000000">
        <w:rPr>
          <w:rtl w:val="0"/>
        </w:rPr>
        <w:t xml:space="preserve">El tablero funciona como un sistema complejo:</w:t>
      </w:r>
    </w:p>
    <w:p w:rsidR="00000000" w:rsidDel="00000000" w:rsidP="00000000" w:rsidRDefault="00000000" w:rsidRPr="00000000" w14:paraId="000001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Pequeños cambios pueden producir grandes efectos.</w:t>
      </w:r>
    </w:p>
    <w:p w:rsidR="00000000" w:rsidDel="00000000" w:rsidP="00000000" w:rsidRDefault="00000000" w:rsidRPr="00000000" w14:paraId="000001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retroalimentaciones pueden estabilizar o desestabilizar.</w:t>
      </w:r>
    </w:p>
    <w:p w:rsidR="00000000" w:rsidDel="00000000" w:rsidP="00000000" w:rsidRDefault="00000000" w:rsidRPr="00000000" w14:paraId="000001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dinámicas no lineales hacen que los errores acumulados se amplifiquen.</w:t>
      </w:r>
    </w:p>
    <w:p w:rsidR="00000000" w:rsidDel="00000000" w:rsidP="00000000" w:rsidRDefault="00000000" w:rsidRPr="00000000" w14:paraId="000001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cooperación o la destrucción pueden propagarse como patrones.</w:t>
      </w:r>
    </w:p>
    <w:p w:rsidR="00000000" w:rsidDel="00000000" w:rsidP="00000000" w:rsidRDefault="00000000" w:rsidRPr="00000000" w14:paraId="0000017A">
      <w:pPr>
        <w:rPr/>
      </w:pPr>
      <w:r w:rsidDel="00000000" w:rsidR="00000000" w:rsidRPr="00000000">
        <w:rPr>
          <w:rtl w:val="0"/>
        </w:rPr>
        <w:t xml:space="preserve">Ningún juego humano es lineal. Las civilizaciones no colapsan por un solo factor, sino por la acumulación de señales ignoradas.</w:t>
      </w:r>
    </w:p>
    <w:p w:rsidR="00000000" w:rsidDel="00000000" w:rsidP="00000000" w:rsidRDefault="00000000" w:rsidRPr="00000000" w14:paraId="0000017B">
      <w:pPr>
        <w:pStyle w:val="Heading4"/>
        <w:rPr/>
      </w:pPr>
      <w:r w:rsidDel="00000000" w:rsidR="00000000" w:rsidRPr="00000000">
        <w:rPr>
          <w:rtl w:val="0"/>
        </w:rPr>
        <w:t xml:space="preserve">2.6.6. Equilibrio dinámico: estabilidad e inestabilidad</w:t>
      </w:r>
    </w:p>
    <w:p w:rsidR="00000000" w:rsidDel="00000000" w:rsidP="00000000" w:rsidRDefault="00000000" w:rsidRPr="00000000" w14:paraId="0000017C">
      <w:pPr>
        <w:rPr/>
      </w:pPr>
      <w:r w:rsidDel="00000000" w:rsidR="00000000" w:rsidRPr="00000000">
        <w:rPr>
          <w:rtl w:val="0"/>
        </w:rPr>
        <w:t xml:space="preserve">El equilibrio no es quietud: es tensión sostenida.</w:t>
      </w:r>
    </w:p>
    <w:p w:rsidR="00000000" w:rsidDel="00000000" w:rsidP="00000000" w:rsidRDefault="00000000" w:rsidRPr="00000000" w14:paraId="0000017D">
      <w:pPr>
        <w:pStyle w:val="Heading5"/>
        <w:rPr/>
      </w:pPr>
      <w:r w:rsidDel="00000000" w:rsidR="00000000" w:rsidRPr="00000000">
        <w:rPr>
          <w:rtl w:val="0"/>
        </w:rPr>
        <w:t xml:space="preserve">2.6.6.1. Equilibrio estable</w:t>
      </w:r>
    </w:p>
    <w:p w:rsidR="00000000" w:rsidDel="00000000" w:rsidP="00000000" w:rsidRDefault="00000000" w:rsidRPr="00000000" w14:paraId="0000017E">
      <w:pPr>
        <w:rPr/>
      </w:pPr>
      <w:r w:rsidDel="00000000" w:rsidR="00000000" w:rsidRPr="00000000">
        <w:rPr>
          <w:rtl w:val="0"/>
        </w:rPr>
        <w:t xml:space="preserve">Un sistema está en equilibrio estable cuando:</w:t>
      </w:r>
    </w:p>
    <w:p w:rsidR="00000000" w:rsidDel="00000000" w:rsidP="00000000" w:rsidRDefault="00000000" w:rsidRPr="00000000" w14:paraId="000001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absorbe errores sin romperse,</w:t>
      </w:r>
    </w:p>
    <w:p w:rsidR="00000000" w:rsidDel="00000000" w:rsidP="00000000" w:rsidRDefault="00000000" w:rsidRPr="00000000" w14:paraId="000001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redistribuye tensiones de forma saludable,</w:t>
      </w:r>
    </w:p>
    <w:p w:rsidR="00000000" w:rsidDel="00000000" w:rsidP="00000000" w:rsidRDefault="00000000" w:rsidRPr="00000000" w14:paraId="000001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mantiene cooperación básica,</w:t>
      </w:r>
    </w:p>
    <w:p w:rsidR="00000000" w:rsidDel="00000000" w:rsidP="00000000" w:rsidRDefault="00000000" w:rsidRPr="00000000" w14:paraId="000001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 energía útil suficiente,</w:t>
      </w:r>
    </w:p>
    <w:p w:rsidR="00000000" w:rsidDel="00000000" w:rsidP="00000000" w:rsidRDefault="00000000" w:rsidRPr="00000000" w14:paraId="000001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posee instituciones con legitimidad y</w:t>
      </w:r>
    </w:p>
    <w:p w:rsidR="00000000" w:rsidDel="00000000" w:rsidP="00000000" w:rsidRDefault="00000000" w:rsidRPr="00000000" w14:paraId="000001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 capacidad de regeneración supera su desgaste.</w:t>
      </w:r>
    </w:p>
    <w:p w:rsidR="00000000" w:rsidDel="00000000" w:rsidP="00000000" w:rsidRDefault="00000000" w:rsidRPr="00000000" w14:paraId="00000185">
      <w:pPr>
        <w:rPr/>
      </w:pPr>
      <w:r w:rsidDel="00000000" w:rsidR="00000000" w:rsidRPr="00000000">
        <w:rPr>
          <w:rtl w:val="0"/>
        </w:rPr>
        <w:t xml:space="preserve">En estos entornos, la libertad puede expandirse sin autodestruirse.</w:t>
      </w:r>
    </w:p>
    <w:p w:rsidR="00000000" w:rsidDel="00000000" w:rsidP="00000000" w:rsidRDefault="00000000" w:rsidRPr="00000000" w14:paraId="00000186">
      <w:pPr>
        <w:pStyle w:val="Heading5"/>
        <w:rPr/>
      </w:pPr>
      <w:r w:rsidDel="00000000" w:rsidR="00000000" w:rsidRPr="00000000">
        <w:rPr>
          <w:rtl w:val="0"/>
        </w:rPr>
        <w:t xml:space="preserve">2.6.6.2. Equilibrio inestable</w:t>
      </w:r>
    </w:p>
    <w:p w:rsidR="00000000" w:rsidDel="00000000" w:rsidP="00000000" w:rsidRDefault="00000000" w:rsidRPr="00000000" w14:paraId="00000187">
      <w:pPr>
        <w:rPr/>
      </w:pPr>
      <w:r w:rsidDel="00000000" w:rsidR="00000000" w:rsidRPr="00000000">
        <w:rPr>
          <w:rtl w:val="0"/>
        </w:rPr>
        <w:t xml:space="preserve">Un sistema está en equilibrio inestable cuando:</w:t>
      </w:r>
    </w:p>
    <w:p w:rsidR="00000000" w:rsidDel="00000000" w:rsidP="00000000" w:rsidRDefault="00000000" w:rsidRPr="00000000" w14:paraId="000001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errores se amplifican,</w:t>
      </w:r>
    </w:p>
    <w:p w:rsidR="00000000" w:rsidDel="00000000" w:rsidP="00000000" w:rsidRDefault="00000000" w:rsidRPr="00000000" w14:paraId="000001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confianza social se erosiona,</w:t>
      </w:r>
    </w:p>
    <w:p w:rsidR="00000000" w:rsidDel="00000000" w:rsidP="00000000" w:rsidRDefault="00000000" w:rsidRPr="00000000" w14:paraId="000001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entropía crece más rápido que la capacidad de orden,</w:t>
      </w:r>
    </w:p>
    <w:p w:rsidR="00000000" w:rsidDel="00000000" w:rsidP="00000000" w:rsidRDefault="00000000" w:rsidRPr="00000000" w14:paraId="000001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recursos se vuelven insuficientes,</w:t>
      </w:r>
    </w:p>
    <w:p w:rsidR="00000000" w:rsidDel="00000000" w:rsidP="00000000" w:rsidRDefault="00000000" w:rsidRPr="00000000" w14:paraId="0000018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decisiones racionales individuales generan pérdidas colectivas y</w:t>
      </w:r>
    </w:p>
    <w:p w:rsidR="00000000" w:rsidDel="00000000" w:rsidP="00000000" w:rsidRDefault="00000000" w:rsidRPr="00000000" w14:paraId="0000018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cooperación colapsa ante incentivos mal alineados.</w:t>
      </w:r>
    </w:p>
    <w:p w:rsidR="00000000" w:rsidDel="00000000" w:rsidP="00000000" w:rsidRDefault="00000000" w:rsidRPr="00000000" w14:paraId="0000018E">
      <w:pPr>
        <w:rPr/>
      </w:pPr>
      <w:r w:rsidDel="00000000" w:rsidR="00000000" w:rsidRPr="00000000">
        <w:rPr>
          <w:rtl w:val="0"/>
        </w:rPr>
        <w:t xml:space="preserve">En estos entornos, la libertad se vuelve destructiva porque carece de marco.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4"/>
        <w:rPr/>
      </w:pPr>
      <w:r w:rsidDel="00000000" w:rsidR="00000000" w:rsidRPr="00000000">
        <w:rPr>
          <w:rtl w:val="0"/>
        </w:rPr>
        <w:t xml:space="preserve">2.6.7. La biosfera: el tablero mayor</w:t>
      </w:r>
    </w:p>
    <w:p w:rsidR="00000000" w:rsidDel="00000000" w:rsidP="00000000" w:rsidRDefault="00000000" w:rsidRPr="00000000" w14:paraId="00000191">
      <w:pPr>
        <w:rPr/>
      </w:pPr>
      <w:r w:rsidDel="00000000" w:rsidR="00000000" w:rsidRPr="00000000">
        <w:rPr>
          <w:rtl w:val="0"/>
        </w:rPr>
        <w:t xml:space="preserve">La biosfera es el único tablero posible para la vida humana. No es un recurso, ni un actor, ni una institución: es la plataforma energética, biológica y material que hace posible cualquier juego.</w:t>
      </w:r>
    </w:p>
    <w:p w:rsidR="00000000" w:rsidDel="00000000" w:rsidP="00000000" w:rsidRDefault="00000000" w:rsidRPr="00000000" w14:paraId="00000192">
      <w:pPr>
        <w:rPr/>
      </w:pPr>
      <w:r w:rsidDel="00000000" w:rsidR="00000000" w:rsidRPr="00000000">
        <w:rPr>
          <w:rtl w:val="0"/>
        </w:rPr>
        <w:t xml:space="preserve">La biosfera:</w:t>
      </w:r>
    </w:p>
    <w:p w:rsidR="00000000" w:rsidDel="00000000" w:rsidP="00000000" w:rsidRDefault="00000000" w:rsidRPr="00000000" w14:paraId="000001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 ciclos esenciales (agua, carbono, nutrientes),</w:t>
      </w:r>
    </w:p>
    <w:p w:rsidR="00000000" w:rsidDel="00000000" w:rsidP="00000000" w:rsidRDefault="00000000" w:rsidRPr="00000000" w14:paraId="000001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sostiene biodiversidad,</w:t>
      </w:r>
    </w:p>
    <w:p w:rsidR="00000000" w:rsidDel="00000000" w:rsidP="00000000" w:rsidRDefault="00000000" w:rsidRPr="00000000" w14:paraId="0000019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absorbe desechos,</w:t>
      </w:r>
    </w:p>
    <w:p w:rsidR="00000000" w:rsidDel="00000000" w:rsidP="00000000" w:rsidRDefault="00000000" w:rsidRPr="00000000" w14:paraId="0000019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provee estabilidad climática,</w:t>
      </w:r>
    </w:p>
    <w:p w:rsidR="00000000" w:rsidDel="00000000" w:rsidP="00000000" w:rsidRDefault="00000000" w:rsidRPr="00000000" w14:paraId="000001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estructura los límites materiales.</w:t>
      </w:r>
    </w:p>
    <w:p w:rsidR="00000000" w:rsidDel="00000000" w:rsidP="00000000" w:rsidRDefault="00000000" w:rsidRPr="00000000" w14:paraId="00000198">
      <w:pPr>
        <w:rPr/>
      </w:pPr>
      <w:r w:rsidDel="00000000" w:rsidR="00000000" w:rsidRPr="00000000">
        <w:rPr>
          <w:rtl w:val="0"/>
        </w:rPr>
        <w:t xml:space="preserve">Cuando la humanidad altera estos ciclos, no daña un “entorno”: debilita el piso sobre el cual se sostienen sus libertades. La biosfera no negocia sus límites no son ideológicos, sino físicos.</w:t>
      </w:r>
    </w:p>
    <w:p w:rsidR="00000000" w:rsidDel="00000000" w:rsidP="00000000" w:rsidRDefault="00000000" w:rsidRPr="00000000" w14:paraId="00000199">
      <w:pPr>
        <w:pStyle w:val="Heading4"/>
        <w:rPr/>
      </w:pPr>
      <w:r w:rsidDel="00000000" w:rsidR="00000000" w:rsidRPr="00000000">
        <w:rPr>
          <w:rtl w:val="0"/>
        </w:rPr>
        <w:t xml:space="preserve">2.6.8. Jugabilidad del sistema</w:t>
      </w:r>
    </w:p>
    <w:p w:rsidR="00000000" w:rsidDel="00000000" w:rsidP="00000000" w:rsidRDefault="00000000" w:rsidRPr="00000000" w14:paraId="0000019A">
      <w:pPr>
        <w:rPr/>
      </w:pPr>
      <w:r w:rsidDel="00000000" w:rsidR="00000000" w:rsidRPr="00000000">
        <w:rPr>
          <w:rtl w:val="0"/>
        </w:rPr>
        <w:t xml:space="preserve">Un tablero es jugable cuando:</w:t>
      </w:r>
    </w:p>
    <w:p w:rsidR="00000000" w:rsidDel="00000000" w:rsidP="00000000" w:rsidRDefault="00000000" w:rsidRPr="00000000" w14:paraId="000001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dispone de energía útil,</w:t>
      </w:r>
    </w:p>
    <w:p w:rsidR="00000000" w:rsidDel="00000000" w:rsidP="00000000" w:rsidRDefault="00000000" w:rsidRPr="00000000" w14:paraId="0000019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mantiene estabilidad ecológica,</w:t>
      </w:r>
    </w:p>
    <w:p w:rsidR="00000000" w:rsidDel="00000000" w:rsidP="00000000" w:rsidRDefault="00000000" w:rsidRPr="00000000" w14:paraId="0000019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cooperación,</w:t>
      </w:r>
    </w:p>
    <w:p w:rsidR="00000000" w:rsidDel="00000000" w:rsidP="00000000" w:rsidRDefault="00000000" w:rsidRPr="00000000" w14:paraId="0000019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tiene instituciones capaces de reducir costos del error,</w:t>
      </w:r>
    </w:p>
    <w:p w:rsidR="00000000" w:rsidDel="00000000" w:rsidP="00000000" w:rsidRDefault="00000000" w:rsidRPr="00000000" w14:paraId="0000019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sostiene diversidad biológica y cultural y</w:t>
      </w:r>
    </w:p>
    <w:p w:rsidR="00000000" w:rsidDel="00000000" w:rsidP="00000000" w:rsidRDefault="00000000" w:rsidRPr="00000000" w14:paraId="000001A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libertad dentro de límites claros.</w:t>
      </w:r>
    </w:p>
    <w:p w:rsidR="00000000" w:rsidDel="00000000" w:rsidP="00000000" w:rsidRDefault="00000000" w:rsidRPr="00000000" w14:paraId="000001A1">
      <w:pPr>
        <w:rPr/>
      </w:pPr>
      <w:r w:rsidDel="00000000" w:rsidR="00000000" w:rsidRPr="00000000">
        <w:rPr>
          <w:rtl w:val="0"/>
        </w:rPr>
        <w:t xml:space="preserve">El deterioro del tablero reduce la jugabilidad y comprime los márgenes de acción de los jugadores.</w:t>
      </w:r>
    </w:p>
    <w:p w:rsidR="00000000" w:rsidDel="00000000" w:rsidP="00000000" w:rsidRDefault="00000000" w:rsidRPr="00000000" w14:paraId="000001A2">
      <w:pPr>
        <w:pStyle w:val="Heading4"/>
        <w:rPr/>
      </w:pPr>
      <w:r w:rsidDel="00000000" w:rsidR="00000000" w:rsidRPr="00000000">
        <w:rPr>
          <w:rtl w:val="0"/>
        </w:rPr>
        <w:t xml:space="preserve">2.6.9. La condición de interdependencia total</w:t>
      </w:r>
    </w:p>
    <w:p w:rsidR="00000000" w:rsidDel="00000000" w:rsidP="00000000" w:rsidRDefault="00000000" w:rsidRPr="00000000" w14:paraId="000001A3">
      <w:pPr>
        <w:rPr/>
      </w:pPr>
      <w:r w:rsidDel="00000000" w:rsidR="00000000" w:rsidRPr="00000000">
        <w:rPr>
          <w:rtl w:val="0"/>
        </w:rPr>
        <w:t xml:space="preserve">El tablero obliga a un reconocimiento fundamental: Nadie puede sostener su libertad si destruye el sistema que la hace posible. La Filosofía del Juego no propone moralismos, sino una lectura estratégica: sostener el tablero no es altruismo, sino interés bien entendido.</w:t>
      </w:r>
    </w:p>
    <w:p w:rsidR="00000000" w:rsidDel="00000000" w:rsidP="00000000" w:rsidRDefault="00000000" w:rsidRPr="00000000" w14:paraId="000001A4">
      <w:pPr>
        <w:rPr/>
      </w:pPr>
      <w:r w:rsidDel="00000000" w:rsidR="00000000" w:rsidRPr="00000000">
        <w:rPr>
          <w:rtl w:val="0"/>
        </w:rPr>
        <w:t xml:space="preserve">Cuando los jugadores cooperan, el tablero se fortalece, cuando compiten destruyendo el soporte del juego, el tablero se reduce y con él disminuyen las libertades, los horizontes y el futuro.</w:t>
      </w:r>
    </w:p>
    <w:p w:rsidR="00000000" w:rsidDel="00000000" w:rsidP="00000000" w:rsidRDefault="00000000" w:rsidRPr="00000000" w14:paraId="000001A5">
      <w:pPr>
        <w:pStyle w:val="Heading2"/>
        <w:rPr>
          <w:rFonts w:ascii="Calibri" w:cs="Calibri" w:eastAsia="Calibri" w:hAnsi="Calibri"/>
          <w:b w:val="1"/>
          <w:bCs w:val="1"/>
          <w:sz w:val="28"/>
          <w:szCs w:val="28"/>
        </w:rPr>
      </w:pPr>
      <w:bookmarkStart w:colFirst="0" w:colLast="0" w:name="_heading=h.t66hv53t19j0" w:id="15"/>
      <w:bookmarkEnd w:id="15"/>
      <w:r w:rsidDel="00000000" w:rsidR="00000000" w:rsidRPr="00000000">
        <w:rPr>
          <w:rFonts w:ascii="Calibri" w:cs="Calibri" w:eastAsia="Calibri" w:hAnsi="Calibri"/>
          <w:b w:val="1"/>
          <w:bCs w:val="1"/>
          <w:sz w:val="28"/>
          <w:szCs w:val="28"/>
          <w:rtl w:val="0"/>
        </w:rPr>
        <w:t xml:space="preserve">2.7. El Sentido del Manifiesto: aprender a jugar con lucidez</w:t>
      </w:r>
    </w:p>
    <w:p w:rsidR="00000000" w:rsidDel="00000000" w:rsidP="00000000" w:rsidRDefault="00000000" w:rsidRPr="00000000" w14:paraId="000001A6">
      <w:pPr>
        <w:rPr/>
      </w:pPr>
      <w:r w:rsidDel="00000000" w:rsidR="00000000" w:rsidRPr="00000000">
        <w:rPr>
          <w:rtl w:val="0"/>
        </w:rPr>
        <w:t xml:space="preserve">Toda filosofía es, en el fondo, una forma de juego: un intento de ordenar el caos del pensamiento y de trazar reglas para comprender el tablero de la realidad. La Filosofía del Juego no pretende clausurar preguntas ni proponer un dogma definitivo. Busca, más bien, abrir un espacio común donde reflexión y acción vuelvan a encontrarse.</w:t>
      </w:r>
    </w:p>
    <w:p w:rsidR="00000000" w:rsidDel="00000000" w:rsidP="00000000" w:rsidRDefault="00000000" w:rsidRPr="00000000" w14:paraId="000001A7">
      <w:pPr>
        <w:rPr/>
      </w:pPr>
      <w:r w:rsidDel="00000000" w:rsidR="00000000" w:rsidRPr="00000000">
        <w:rPr>
          <w:rtl w:val="0"/>
        </w:rPr>
        <w:t xml:space="preserve">El mundo no necesita nuevas ideologías cerradas, sino marcos que devuelvan sentido a la libertad y orientación al movimiento. Por eso, este manifiesto no es un punto final: es un punto de partida.</w:t>
      </w:r>
    </w:p>
    <w:p w:rsidR="00000000" w:rsidDel="00000000" w:rsidP="00000000" w:rsidRDefault="00000000" w:rsidRPr="00000000" w14:paraId="000001A8">
      <w:pPr>
        <w:pStyle w:val="Heading4"/>
        <w:rPr/>
      </w:pPr>
      <w:r w:rsidDel="00000000" w:rsidR="00000000" w:rsidRPr="00000000">
        <w:rPr>
          <w:rtl w:val="0"/>
        </w:rPr>
        <w:t xml:space="preserve">2.7.1. Un marco para reconectar acción y lucidez</w:t>
      </w:r>
    </w:p>
    <w:p w:rsidR="00000000" w:rsidDel="00000000" w:rsidP="00000000" w:rsidRDefault="00000000" w:rsidRPr="00000000" w14:paraId="000001A9">
      <w:pPr>
        <w:rPr/>
      </w:pPr>
      <w:r w:rsidDel="00000000" w:rsidR="00000000" w:rsidRPr="00000000">
        <w:rPr>
          <w:rtl w:val="0"/>
        </w:rPr>
        <w:t xml:space="preserve">El manifiesto propone una manera distinta de mirar la política, la economía y la vida misma: no como esferas aisladas, sino como sistemas interdependientes de jugadas donde la cooperación estratégica tiene más potencia que la confrontación y donde la lucidez reemplaza a la fe ciega.</w:t>
      </w:r>
    </w:p>
    <w:p w:rsidR="00000000" w:rsidDel="00000000" w:rsidP="00000000" w:rsidRDefault="00000000" w:rsidRPr="00000000" w14:paraId="000001AA">
      <w:pPr>
        <w:rPr/>
      </w:pPr>
      <w:r w:rsidDel="00000000" w:rsidR="00000000" w:rsidRPr="00000000">
        <w:rPr>
          <w:rtl w:val="0"/>
        </w:rPr>
        <w:t xml:space="preserve">Frente al agotamiento de los viejos discursos, esta filosofía no niega el conflicto: lo reconoce como energía estructural del tablero y enseña a transformarlo en tensión creadora.</w:t>
      </w:r>
    </w:p>
    <w:p w:rsidR="00000000" w:rsidDel="00000000" w:rsidP="00000000" w:rsidRDefault="00000000" w:rsidRPr="00000000" w14:paraId="000001AB">
      <w:pPr>
        <w:pStyle w:val="Heading4"/>
        <w:rPr/>
      </w:pPr>
      <w:r w:rsidDel="00000000" w:rsidR="00000000" w:rsidRPr="00000000">
        <w:rPr>
          <w:rtl w:val="0"/>
        </w:rPr>
        <w:t xml:space="preserve">2.7.2. No podemos dejar de jugar</w:t>
      </w:r>
    </w:p>
    <w:p w:rsidR="00000000" w:rsidDel="00000000" w:rsidP="00000000" w:rsidRDefault="00000000" w:rsidRPr="00000000" w14:paraId="000001AC">
      <w:pPr>
        <w:rPr/>
      </w:pPr>
      <w:r w:rsidDel="00000000" w:rsidR="00000000" w:rsidRPr="00000000">
        <w:rPr>
          <w:rtl w:val="0"/>
        </w:rPr>
        <w:t xml:space="preserve">El juego no es una actividad secundaria, sino la estructura profunda de toda vida social. Incluso quien intenta retirarse de la acción sigue participando en dinámicas que lo atraviesan: economía, cultura, política, lenguaje, intercambio.</w:t>
      </w:r>
    </w:p>
    <w:p w:rsidR="00000000" w:rsidDel="00000000" w:rsidP="00000000" w:rsidRDefault="00000000" w:rsidRPr="00000000" w14:paraId="000001AD">
      <w:pPr>
        <w:rPr/>
      </w:pPr>
      <w:r w:rsidDel="00000000" w:rsidR="00000000" w:rsidRPr="00000000">
        <w:rPr>
          <w:rtl w:val="0"/>
        </w:rPr>
        <w:t xml:space="preserve">Rehusarse a jugar no detiene el juego. Solo entrega las decisiones a quienes sí comprenden el tablero. La verdadera tragedia de nuestro tiempo no es el conflicto, sino la inconsciencia con la que jugamos. Actuamos, producimos y decidimos sin ver la arquitectura del sistema que nos contiene. La Filosofía del Juego exige entonces una responsabilidad mayor: convertirnos en jugadores lúcidos.</w:t>
      </w:r>
    </w:p>
    <w:p w:rsidR="00000000" w:rsidDel="00000000" w:rsidP="00000000" w:rsidRDefault="00000000" w:rsidRPr="00000000" w14:paraId="000001AE">
      <w:pPr>
        <w:rPr/>
      </w:pPr>
      <w:r w:rsidDel="00000000" w:rsidR="00000000" w:rsidRPr="00000000">
        <w:rPr>
          <w:rtl w:val="0"/>
        </w:rPr>
        <w:t xml:space="preserve">Ser lúcido no es frialdad, sino comprensión profunda de las consecuencias de cada movimiento. No podemos dejar de jugar, pero sí podemos elegir hacerlo con claridad, inteligencia y propósito.</w:t>
      </w:r>
    </w:p>
    <w:p w:rsidR="00000000" w:rsidDel="00000000" w:rsidP="00000000" w:rsidRDefault="00000000" w:rsidRPr="00000000" w14:paraId="000001AF">
      <w:pPr>
        <w:pStyle w:val="Heading4"/>
        <w:rPr/>
      </w:pPr>
      <w:r w:rsidDel="00000000" w:rsidR="00000000" w:rsidRPr="00000000">
        <w:rPr>
          <w:rtl w:val="0"/>
        </w:rPr>
        <w:t xml:space="preserve">2.7.3. Lo que cambia es cómo jugamos</w:t>
      </w:r>
    </w:p>
    <w:p w:rsidR="00000000" w:rsidDel="00000000" w:rsidP="00000000" w:rsidRDefault="00000000" w:rsidRPr="00000000" w14:paraId="000001B0">
      <w:pPr>
        <w:rPr/>
      </w:pPr>
      <w:r w:rsidDel="00000000" w:rsidR="00000000" w:rsidRPr="00000000">
        <w:rPr>
          <w:rtl w:val="0"/>
        </w:rPr>
        <w:t xml:space="preserve">Aceptar el juego es apenas el primer paso, o esencial es aprender a jugar de otro modo. Cada época ha tenido un estilo de juego dominante: épocas de conquista, de obediencia, de acumulación. El siglo XXI exige un tipo de jugador distinto: uno capaz de cooperar sin perder autonomía, de competir sin destruir, de innovar sin romper el equilibrio del tablero.</w:t>
      </w:r>
    </w:p>
    <w:p w:rsidR="00000000" w:rsidDel="00000000" w:rsidP="00000000" w:rsidRDefault="00000000" w:rsidRPr="00000000" w14:paraId="000001B1">
      <w:pPr>
        <w:rPr/>
      </w:pPr>
      <w:r w:rsidDel="00000000" w:rsidR="00000000" w:rsidRPr="00000000">
        <w:rPr>
          <w:rtl w:val="0"/>
        </w:rPr>
        <w:t xml:space="preserve">Jugar bien significa comprender que “ganar” no es conquistar, sino preservar la continuidad del juego. El individuo que destruye el tablero pierde, aunque crea lo contrario. La lucidez estratégica consiste en diseñar jugadas que mantengan abierto el futuro, que amplíen la libertad propia sin clausurar la de los demás.</w:t>
      </w:r>
    </w:p>
    <w:p w:rsidR="00000000" w:rsidDel="00000000" w:rsidP="00000000" w:rsidRDefault="00000000" w:rsidRPr="00000000" w14:paraId="000001B2">
      <w:pPr>
        <w:pStyle w:val="Heading4"/>
        <w:rPr/>
      </w:pPr>
      <w:r w:rsidDel="00000000" w:rsidR="00000000" w:rsidRPr="00000000">
        <w:rPr>
          <w:rtl w:val="0"/>
        </w:rPr>
        <w:t xml:space="preserve">2.7.4. La pedagogía de la libertad</w:t>
      </w:r>
    </w:p>
    <w:p w:rsidR="00000000" w:rsidDel="00000000" w:rsidP="00000000" w:rsidRDefault="00000000" w:rsidRPr="00000000" w14:paraId="000001B3">
      <w:pPr>
        <w:rPr/>
      </w:pPr>
      <w:r w:rsidDel="00000000" w:rsidR="00000000" w:rsidRPr="00000000">
        <w:rPr>
          <w:rtl w:val="0"/>
        </w:rPr>
        <w:t xml:space="preserve">Comprender la vida como juego no es trivializarla, sino asumir su complejidad. Jugar implica riesgo, incertidumbre, tensión, creatividad. Implica tomar decisiones en un mundo que responde, cambia y se resiste.</w:t>
      </w:r>
    </w:p>
    <w:p w:rsidR="00000000" w:rsidDel="00000000" w:rsidP="00000000" w:rsidRDefault="00000000" w:rsidRPr="00000000" w14:paraId="000001B4">
      <w:pPr>
        <w:rPr/>
      </w:pPr>
      <w:r w:rsidDel="00000000" w:rsidR="00000000" w:rsidRPr="00000000">
        <w:rPr>
          <w:rtl w:val="0"/>
        </w:rPr>
        <w:t xml:space="preserve">La Psicología del Juego propone una ética del movimiento: crear sin arrasar, actuar sin destruir, cooperar sin someter, pensar mientras se avanza. Porque el destino humano no está escrito en las reglas del tablero, sino en la forma en que elegimos mover nuestras piezas.</w:t>
      </w:r>
    </w:p>
    <w:p w:rsidR="00000000" w:rsidDel="00000000" w:rsidP="00000000" w:rsidRDefault="00000000" w:rsidRPr="00000000" w14:paraId="000001B5">
      <w:pPr>
        <w:pStyle w:val="Heading2"/>
        <w:rPr>
          <w:b w:val="1"/>
          <w:bCs w:val="1"/>
        </w:rPr>
      </w:pPr>
      <w:r w:rsidDel="00000000" w:rsidR="00000000" w:rsidRPr="00000000">
        <w:rPr>
          <w:b w:val="1"/>
          <w:bCs w:val="1"/>
          <w:rtl w:val="0"/>
        </w:rPr>
        <w:t xml:space="preserve">Parte 3 – El Sistema Filosófico </w:t>
      </w:r>
    </w:p>
    <w:p w:rsidR="00000000" w:rsidDel="00000000" w:rsidP="00000000" w:rsidRDefault="00000000" w:rsidRPr="00000000" w14:paraId="000001B6">
      <w:pPr>
        <w:rPr/>
      </w:pPr>
      <w:r w:rsidDel="00000000" w:rsidR="00000000" w:rsidRPr="00000000">
        <w:rPr>
          <w:rtl w:val="0"/>
        </w:rPr>
        <w:t xml:space="preserve">Toda filosofía que aspire a perdurar necesita una estructura interna que sostenga su coherencia. El manifiesto presenta la visión general de la Filosofía del Juego y su orientación ética; el sistema filosófico, en cambio, provee los fundamentos que hacen posible esa visión. Si el manifiesto impulsa la acción lúcida, el sistema organiza el pensamiento que la sostiene.</w:t>
      </w:r>
    </w:p>
    <w:p w:rsidR="00000000" w:rsidDel="00000000" w:rsidP="00000000" w:rsidRDefault="00000000" w:rsidRPr="00000000" w14:paraId="000001B7">
      <w:pPr>
        <w:rPr/>
      </w:pPr>
      <w:r w:rsidDel="00000000" w:rsidR="00000000" w:rsidRPr="00000000">
        <w:rPr>
          <w:rtl w:val="0"/>
        </w:rPr>
        <w:t xml:space="preserve">La Filosofía del Juego no es una metáfora ni una teoría política puntual. Es un marco ontológico, gnoseológico, ético y estético que integra las distintas dimensiones de la existencia humana bajo una misma lógica: la interacción entre jugadores dentro de un tablero finito. Así como toda partida requiere reglas, estrategias y un propósito, el pensamiento también necesita un sistema que articule sus componentes: qué es la realidad, cómo la conocemos, qué valoramos, cómo actuamos y hacia dónde nos dirigimos.</w:t>
      </w:r>
    </w:p>
    <w:p w:rsidR="00000000" w:rsidDel="00000000" w:rsidP="00000000" w:rsidRDefault="00000000" w:rsidRPr="00000000" w14:paraId="000001B8">
      <w:pPr>
        <w:rPr/>
      </w:pPr>
      <w:r w:rsidDel="00000000" w:rsidR="00000000" w:rsidRPr="00000000">
        <w:rPr>
          <w:rtl w:val="0"/>
        </w:rPr>
        <w:t xml:space="preserve">Este sistema no busca encerrar la verdad en un dogma, sino ofrecer una cartografía conceptual desde la cual navegar la complejidad del mundo contemporáneo. Ontología, gnoseología, lógica, ética, política, economía, estética y teleología se reinterpretan desde la dinámica del juego: no como áreas aisladas, sino como niveles interconectados de un mismo tablero. Cada nivel aporta una pieza esencial para comprender cómo el ser humano interpreta, transforma y cohabita el mundo que comparte con otros jugadores.</w:t>
      </w:r>
    </w:p>
    <w:p w:rsidR="00000000" w:rsidDel="00000000" w:rsidP="00000000" w:rsidRDefault="00000000" w:rsidRPr="00000000" w14:paraId="000001B9">
      <w:pPr>
        <w:pStyle w:val="Heading3"/>
        <w:rPr>
          <w:b w:val="1"/>
          <w:bCs w:val="1"/>
        </w:rPr>
      </w:pPr>
      <w:bookmarkStart w:colFirst="0" w:colLast="0" w:name="_heading=h.4b2vpro0uomp" w:id="16"/>
      <w:bookmarkEnd w:id="16"/>
      <w:r w:rsidDel="00000000" w:rsidR="00000000" w:rsidRPr="00000000">
        <w:rPr>
          <w:b w:val="1"/>
          <w:bCs w:val="1"/>
          <w:rtl w:val="0"/>
        </w:rPr>
        <w:t xml:space="preserve">3.1. Ontología – Qué es la realidad</w:t>
      </w:r>
    </w:p>
    <w:p w:rsidR="00000000" w:rsidDel="00000000" w:rsidP="00000000" w:rsidRDefault="00000000" w:rsidRPr="00000000" w14:paraId="000001BA">
      <w:pPr>
        <w:rPr/>
      </w:pPr>
      <w:bookmarkStart w:colFirst="0" w:colLast="0" w:name="_heading=h.xfag944tlctd" w:id="17"/>
      <w:bookmarkEnd w:id="17"/>
      <w:r w:rsidDel="00000000" w:rsidR="00000000" w:rsidRPr="00000000">
        <w:rPr>
          <w:rtl w:val="0"/>
        </w:rPr>
        <w:t xml:space="preserve">La ontología de la Filosofía del Juego parte de una premisa esencial: la realidad no es un objeto estático que se contempla, sino un campo dinámico que se construye, se transforma y se navega. Todo lo que existe —desde una célula hasta una civilización, desde un átomo hasta una institución— emerge de interacciones entre fuerzas, energías, decisiones y condiciones.</w:t>
      </w:r>
    </w:p>
    <w:p w:rsidR="00000000" w:rsidDel="00000000" w:rsidP="00000000" w:rsidRDefault="00000000" w:rsidRPr="00000000" w14:paraId="000001BB">
      <w:pPr>
        <w:rPr/>
      </w:pPr>
      <w:r w:rsidDel="00000000" w:rsidR="00000000" w:rsidRPr="00000000">
        <w:rPr>
          <w:rtl w:val="0"/>
        </w:rPr>
        <w:t xml:space="preserve">La realidad no es una “cosa”, sino una red viva de relaciones, un tablero en permanente reconfiguración. Esta visión se distancia del determinismo (que reduce todo a necesidad) y del relativismo (que disuelve todo en subjetividad).</w:t>
      </w:r>
    </w:p>
    <w:p w:rsidR="00000000" w:rsidDel="00000000" w:rsidP="00000000" w:rsidRDefault="00000000" w:rsidRPr="00000000" w14:paraId="000001BC">
      <w:pPr>
        <w:rPr/>
      </w:pPr>
      <w:r w:rsidDel="00000000" w:rsidR="00000000" w:rsidRPr="00000000">
        <w:rPr>
          <w:rtl w:val="0"/>
        </w:rPr>
        <w:t xml:space="preserve">La existencia es tensión estructural entre lo dado y lo creado: entre lo que heredamos —energía, materia, límites, historia— y lo que generamos a través de nuestras jugadas. El jugador modifica el tablero, y el tablero modifica al jugador.</w:t>
      </w:r>
    </w:p>
    <w:p w:rsidR="00000000" w:rsidDel="00000000" w:rsidP="00000000" w:rsidRDefault="00000000" w:rsidRPr="00000000" w14:paraId="000001BD">
      <w:pPr>
        <w:rPr/>
      </w:pPr>
      <w:r w:rsidDel="00000000" w:rsidR="00000000" w:rsidRPr="00000000">
        <w:rPr>
          <w:rtl w:val="0"/>
        </w:rPr>
        <w:t xml:space="preserve">Ser no es “estar ahí”, sino jugar dentro de un campo de posibilidades físicas, energéticas y simbólicas. La materia, la energía, las ideas, las instituciones y los símbolos son formas distintas de una misma dinámica ontológica: la interacción estructurada en un tablero finito.</w:t>
      </w:r>
    </w:p>
    <w:p w:rsidR="00000000" w:rsidDel="00000000" w:rsidP="00000000" w:rsidRDefault="00000000" w:rsidRPr="00000000" w14:paraId="000001BE">
      <w:pPr>
        <w:rPr/>
      </w:pPr>
      <w:r w:rsidDel="00000000" w:rsidR="00000000" w:rsidRPr="00000000">
        <w:rPr>
          <w:rtl w:val="0"/>
        </w:rPr>
        <w:t xml:space="preserve">Jugar no es una metáfora: es la condición estructural de la existencia social.</w:t>
      </w:r>
    </w:p>
    <w:p w:rsidR="00000000" w:rsidDel="00000000" w:rsidP="00000000" w:rsidRDefault="00000000" w:rsidRPr="00000000" w14:paraId="000001BF">
      <w:pPr>
        <w:pStyle w:val="Heading4"/>
        <w:rPr/>
      </w:pPr>
      <w:r w:rsidDel="00000000" w:rsidR="00000000" w:rsidRPr="00000000">
        <w:rPr>
          <w:rtl w:val="0"/>
        </w:rPr>
        <w:t xml:space="preserve">3.1.1. La realidad como tablero físico-energético</w:t>
      </w:r>
    </w:p>
    <w:p w:rsidR="00000000" w:rsidDel="00000000" w:rsidP="00000000" w:rsidRDefault="00000000" w:rsidRPr="00000000" w14:paraId="000001C0">
      <w:pPr>
        <w:rPr/>
      </w:pPr>
      <w:r w:rsidDel="00000000" w:rsidR="00000000" w:rsidRPr="00000000">
        <w:rPr>
          <w:rtl w:val="0"/>
        </w:rPr>
        <w:t xml:space="preserve">Si la realidad es un juego, su estructura fundamental es energética. La ontología del juego reconoce que la humanidad existe dentro de un tablero cerrado —la biosfera— regido por leyes físicas que no pueden negociarse.</w:t>
      </w:r>
    </w:p>
    <w:p w:rsidR="00000000" w:rsidDel="00000000" w:rsidP="00000000" w:rsidRDefault="00000000" w:rsidRPr="00000000" w14:paraId="000001C1">
      <w:pPr>
        <w:rPr/>
      </w:pPr>
      <w:r w:rsidDel="00000000" w:rsidR="00000000" w:rsidRPr="00000000">
        <w:rPr>
          <w:b w:val="1"/>
          <w:bCs w:val="1"/>
          <w:rtl w:val="0"/>
        </w:rPr>
        <w:t xml:space="preserve">Leyes físicas fundamentales:</w:t>
      </w:r>
      <w:r w:rsidDel="00000000" w:rsidR="00000000" w:rsidRPr="00000000">
        <w:rPr>
          <w:rtl w:val="0"/>
        </w:rPr>
        <w:t xml:space="preserve">Toda ontología requiere un fundamento no negociable. En la Filosofía del Juego, ese fundamento son las leyes físicas que estructuran el tablero y que ningún jugador puede modificar ni ignorar. Son las condiciones básicas que determinan qué jugadas son posibles y cuáles no, y que definen los límites energéticos de toda existencia.</w:t>
      </w:r>
    </w:p>
    <w:p w:rsidR="00000000" w:rsidDel="00000000" w:rsidP="00000000" w:rsidRDefault="00000000" w:rsidRPr="00000000" w14:paraId="000001C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Primera ley de la termodinámica: la energía no se crea ni se destruye.</w:t>
      </w:r>
    </w:p>
    <w:p w:rsidR="00000000" w:rsidDel="00000000" w:rsidP="00000000" w:rsidRDefault="00000000" w:rsidRPr="00000000" w14:paraId="000001C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Segunda ley de la termodinámica: toda transformación aumenta la entropía y reduce la energía útil disponible.</w:t>
      </w:r>
    </w:p>
    <w:p w:rsidR="00000000" w:rsidDel="00000000" w:rsidP="00000000" w:rsidRDefault="00000000" w:rsidRPr="00000000" w14:paraId="000001C4">
      <w:pPr>
        <w:rPr/>
      </w:pPr>
      <w:r w:rsidDel="00000000" w:rsidR="00000000" w:rsidRPr="00000000">
        <w:rPr>
          <w:b w:val="1"/>
          <w:bCs w:val="1"/>
          <w:rtl w:val="0"/>
        </w:rPr>
        <w:t xml:space="preserve">Condiciones energéticas del ser: </w:t>
      </w:r>
      <w:r w:rsidDel="00000000" w:rsidR="00000000" w:rsidRPr="00000000">
        <w:rPr>
          <w:rtl w:val="0"/>
        </w:rPr>
        <w:t xml:space="preserve">La realidad no se sostiene en ideas abstractas, sino en flujos de energía y materia que mantienen la continuidad del juego. Estas condiciones energéticas delimitan el margen de acción de individuos, sociedades y sistemas, y explican por qué todo proceso humano es inseparable de la base biofísica que lo hace posible.</w:t>
      </w:r>
    </w:p>
    <w:p w:rsidR="00000000" w:rsidDel="00000000" w:rsidP="00000000" w:rsidRDefault="00000000" w:rsidRPr="00000000" w14:paraId="000001C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 actividad humana implica consumo de exergía y generación de entropía.</w:t>
      </w:r>
    </w:p>
    <w:p w:rsidR="00000000" w:rsidDel="00000000" w:rsidP="00000000" w:rsidRDefault="00000000" w:rsidRPr="00000000" w14:paraId="000001C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economía no es autónoma: es un subsistema metabólico del tablero físico.</w:t>
      </w:r>
    </w:p>
    <w:p w:rsidR="00000000" w:rsidDel="00000000" w:rsidP="00000000" w:rsidRDefault="00000000" w:rsidRPr="00000000" w14:paraId="000001C7">
      <w:pPr>
        <w:rPr/>
      </w:pPr>
      <w:r w:rsidDel="00000000" w:rsidR="00000000" w:rsidRPr="00000000">
        <w:rPr>
          <w:b w:val="1"/>
          <w:bCs w:val="1"/>
          <w:rtl w:val="0"/>
        </w:rPr>
        <w:t xml:space="preserve">Indicadores ontológicos de la realidad:</w:t>
      </w:r>
      <w:r w:rsidDel="00000000" w:rsidR="00000000" w:rsidRPr="00000000">
        <w:rPr>
          <w:rtl w:val="0"/>
        </w:rPr>
        <w:t xml:space="preserve"> Algunos indicadores no son meras métricas técnicas, sino expresiones directas de la estructura del ser. Revelan cómo se transforma la energía, cuánta realidad se conserva o se degrada, y qué tan sostenible es el juego en el tiempo. Son ventanas a la arquitectura profunda del tablero físico-energético.</w:t>
      </w:r>
    </w:p>
    <w:p w:rsidR="00000000" w:rsidDel="00000000" w:rsidP="00000000" w:rsidRDefault="00000000" w:rsidRPr="00000000" w14:paraId="000001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EROEI / Retornos decrecientes: muestran cuánta energía cuesta sostener el sistema.</w:t>
      </w:r>
    </w:p>
    <w:p w:rsidR="00000000" w:rsidDel="00000000" w:rsidP="00000000" w:rsidRDefault="00000000" w:rsidRPr="00000000" w14:paraId="000001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Emergía (Odum): energía acumulada que sostiene procesos biológicos y sociales.</w:t>
      </w:r>
    </w:p>
    <w:p w:rsidR="00000000" w:rsidDel="00000000" w:rsidP="00000000" w:rsidRDefault="00000000" w:rsidRPr="00000000" w14:paraId="000001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Límites biofísicos: umbrales que determinan qué jugadas son posibles y cuáles no.</w:t>
      </w:r>
    </w:p>
    <w:p w:rsidR="00000000" w:rsidDel="00000000" w:rsidP="00000000" w:rsidRDefault="00000000" w:rsidRPr="00000000" w14:paraId="000001CB">
      <w:pPr>
        <w:rPr/>
      </w:pPr>
      <w:r w:rsidDel="00000000" w:rsidR="00000000" w:rsidRPr="00000000">
        <w:rPr>
          <w:rtl w:val="0"/>
        </w:rPr>
        <w:t xml:space="preserve">La biosfera no es un recurso ni un jugador: es el tablero energético vivo que sostiene todos los juegos humanos. Cuando colapsa la biosfera, no colapsa el “medio ambiente”: colapsa la ontología del juego, porque desaparece el tablero donde toda jugada ocurre.</w:t>
      </w:r>
    </w:p>
    <w:p w:rsidR="00000000" w:rsidDel="00000000" w:rsidP="00000000" w:rsidRDefault="00000000" w:rsidRPr="00000000" w14:paraId="000001CC">
      <w:pPr>
        <w:rPr/>
      </w:pPr>
      <w:r w:rsidDel="00000000" w:rsidR="00000000" w:rsidRPr="00000000">
        <w:rPr>
          <w:rtl w:val="0"/>
        </w:rPr>
        <w:t xml:space="preserve">Comprender la realidad como tablero físico-energético implica aceptar que: toda jugada consume realidad, y la continuidad del juego depende de no degradar el fundamento energético que lo sostiene.</w:t>
      </w:r>
    </w:p>
    <w:p w:rsidR="00000000" w:rsidDel="00000000" w:rsidP="00000000" w:rsidRDefault="00000000" w:rsidRPr="00000000" w14:paraId="000001CD">
      <w:pPr>
        <w:pStyle w:val="Heading4"/>
        <w:rPr/>
      </w:pPr>
      <w:r w:rsidDel="00000000" w:rsidR="00000000" w:rsidRPr="00000000">
        <w:rPr>
          <w:rtl w:val="0"/>
        </w:rPr>
        <w:t xml:space="preserve">3.1.2. Equilibrios del tablero: estados estables, metaestables e inestables</w:t>
      </w:r>
    </w:p>
    <w:p w:rsidR="00000000" w:rsidDel="00000000" w:rsidP="00000000" w:rsidRDefault="00000000" w:rsidRPr="00000000" w14:paraId="000001CE">
      <w:pPr>
        <w:rPr/>
      </w:pPr>
      <w:r w:rsidDel="00000000" w:rsidR="00000000" w:rsidRPr="00000000">
        <w:rPr>
          <w:rtl w:val="0"/>
        </w:rPr>
        <w:t xml:space="preserve">Toda realidad —biológica, social, económica, psicológica— se organiza en estados de equilibrio-desequilibrio, que determinan su capacidad para sostener tensiones sin romperse. La Filosofía del Juego distingue tres grandes configuraciones:</w:t>
      </w:r>
    </w:p>
    <w:p w:rsidR="00000000" w:rsidDel="00000000" w:rsidP="00000000" w:rsidRDefault="00000000" w:rsidRPr="00000000" w14:paraId="000001CF">
      <w:pPr>
        <w:pStyle w:val="Heading5"/>
        <w:rPr/>
      </w:pPr>
      <w:r w:rsidDel="00000000" w:rsidR="00000000" w:rsidRPr="00000000">
        <w:rPr>
          <w:rtl w:val="0"/>
        </w:rPr>
        <w:t xml:space="preserve">3.1.2.1. Equilibrio–desequilibrio estable:</w:t>
      </w:r>
    </w:p>
    <w:p w:rsidR="00000000" w:rsidDel="00000000" w:rsidP="00000000" w:rsidRDefault="00000000" w:rsidRPr="00000000" w14:paraId="000001D0">
      <w:pPr>
        <w:rPr/>
      </w:pPr>
      <w:r w:rsidDel="00000000" w:rsidR="00000000" w:rsidRPr="00000000">
        <w:rPr>
          <w:rtl w:val="0"/>
        </w:rPr>
        <w:t xml:space="preserve">En este estado, el sistema puede absorber perturbaciones sin perder su identidad ni su estructura básica. No significa quietud, sino dinamismo regulado: el sistema fluctúa, se ajusta, se mueve, pero conserva coherencia porque cuenta con mecanismos de amortiguación y retroalimentación que lo devuelven a su trayectoria natural. </w:t>
      </w:r>
    </w:p>
    <w:p w:rsidR="00000000" w:rsidDel="00000000" w:rsidP="00000000" w:rsidRDefault="00000000" w:rsidRPr="00000000" w14:paraId="000001D1">
      <w:pPr>
        <w:rPr/>
      </w:pPr>
      <w:r w:rsidDel="00000000" w:rsidR="00000000" w:rsidRPr="00000000">
        <w:rPr>
          <w:rtl w:val="0"/>
        </w:rPr>
        <w:t xml:space="preserve">La diversidad interna, las reservas de energía, la redundancia funcional y la adaptabilidad hacen que el sistema se mantenga íntegro aun frente a shocks. Los ciclos se regeneran, las instituciones reparan daños y los ecosistemas restablecen sus ritmos sin romperse. El equilibrio–desequilibrio estable es la forma más saludable de funcionamiento: flexible, pero no frágil; dinámico, pero no caótico.</w:t>
      </w:r>
    </w:p>
    <w:p w:rsidR="00000000" w:rsidDel="00000000" w:rsidP="00000000" w:rsidRDefault="00000000" w:rsidRPr="00000000" w14:paraId="000001D2">
      <w:pPr>
        <w:pStyle w:val="Heading5"/>
        <w:rPr/>
      </w:pPr>
      <w:r w:rsidDel="00000000" w:rsidR="00000000" w:rsidRPr="00000000">
        <w:rPr>
          <w:rtl w:val="0"/>
        </w:rPr>
        <w:t xml:space="preserve">3.1.2.2. Equilibrio–desequilibrio metaestable: </w:t>
      </w:r>
    </w:p>
    <w:p w:rsidR="00000000" w:rsidDel="00000000" w:rsidP="00000000" w:rsidRDefault="00000000" w:rsidRPr="00000000" w14:paraId="000001D3">
      <w:pPr>
        <w:rPr/>
      </w:pPr>
      <w:r w:rsidDel="00000000" w:rsidR="00000000" w:rsidRPr="00000000">
        <w:rPr>
          <w:rtl w:val="0"/>
        </w:rPr>
        <w:t xml:space="preserve">La meta-estabilidad es un estado ambiguo: parece orden, pero es tensión acumulada. El sistema funciona, pero lo hace apoyado en condiciones que ya no sostienen plenamente su estabilidad. La apariencia de normalidad oculta fragilidades internas que se intensifican con el tiempo: desigualdades crecientes, polarización emocional, sobreexplotación de recursos, o estructuras sociales y económicas que operan al límite. </w:t>
      </w:r>
    </w:p>
    <w:p w:rsidR="00000000" w:rsidDel="00000000" w:rsidP="00000000" w:rsidRDefault="00000000" w:rsidRPr="00000000" w14:paraId="000001D4">
      <w:pPr>
        <w:rPr/>
      </w:pPr>
      <w:r w:rsidDel="00000000" w:rsidR="00000000" w:rsidRPr="00000000">
        <w:rPr>
          <w:rtl w:val="0"/>
        </w:rPr>
        <w:t xml:space="preserve">En un estado metaestable, incluso una perturbación menor puede desencadenar un cambio repentino hacia otro régimen, porque la energía contenida supera la capacidad de amortiguación. Es un tipo de equilibrio precario donde la continuidad depende de que no se active el umbral crítico. La historia humana está llena de sistemas que parecían estables hasta el día antes de su transformación abrupta.</w:t>
      </w:r>
    </w:p>
    <w:p w:rsidR="00000000" w:rsidDel="00000000" w:rsidP="00000000" w:rsidRDefault="00000000" w:rsidRPr="00000000" w14:paraId="000001D5">
      <w:pPr>
        <w:pStyle w:val="Heading5"/>
        <w:rPr/>
      </w:pPr>
      <w:r w:rsidDel="00000000" w:rsidR="00000000" w:rsidRPr="00000000">
        <w:rPr>
          <w:rtl w:val="0"/>
        </w:rPr>
        <w:t xml:space="preserve">3.1.2.3. Equilibrio–desequilibrio inestable:</w:t>
      </w:r>
    </w:p>
    <w:p w:rsidR="00000000" w:rsidDel="00000000" w:rsidP="00000000" w:rsidRDefault="00000000" w:rsidRPr="00000000" w14:paraId="000001D6">
      <w:pPr>
        <w:rPr/>
      </w:pPr>
      <w:r w:rsidDel="00000000" w:rsidR="00000000" w:rsidRPr="00000000">
        <w:rPr>
          <w:rtl w:val="0"/>
        </w:rPr>
        <w:t xml:space="preserve">En el estado inestable, el sistema ya ha perdido la capacidad de sostener su forma. Las tensiones acumuladas superan los mecanismos de regulación, y cada perturbación amplifica la siguiente. El sistema se vuelve altamente sensible, impredecible y propenso a transiciones abruptas que no siempre conducen a una nueva estabilidad: pueden llevar al colapso, la fragmentación o la transformación radical. Instituciones se erosionan, ecosistemas cruzan puntos de no retorno, y las estructuras sociales o económicas dejan de cumplir funciones básicas. </w:t>
      </w:r>
    </w:p>
    <w:p w:rsidR="00000000" w:rsidDel="00000000" w:rsidP="00000000" w:rsidRDefault="00000000" w:rsidRPr="00000000" w14:paraId="000001D7">
      <w:pPr>
        <w:rPr>
          <w:b w:val="1"/>
          <w:bCs w:val="1"/>
        </w:rPr>
      </w:pPr>
      <w:r w:rsidDel="00000000" w:rsidR="00000000" w:rsidRPr="00000000">
        <w:rPr>
          <w:rtl w:val="0"/>
        </w:rPr>
        <w:t xml:space="preserve">En un equilibrio–desequilibrio inestable, la pregunta ya no es si habrá un cambio, sino qué tan profundo será y qué quedará en pie para reconstruir. Aquí la ontología revela su lección más dura: ningún sistema puede sostenerse indefinidamente si pierde la capacidad de reorganizarse.</w:t>
      </w:r>
      <w:r w:rsidDel="00000000" w:rsidR="00000000" w:rsidRPr="00000000">
        <w:rPr>
          <w:rtl w:val="0"/>
        </w:rPr>
      </w:r>
    </w:p>
    <w:p w:rsidR="00000000" w:rsidDel="00000000" w:rsidP="00000000" w:rsidRDefault="00000000" w:rsidRPr="00000000" w14:paraId="000001D8">
      <w:pPr>
        <w:pStyle w:val="Heading4"/>
        <w:rPr/>
      </w:pPr>
      <w:r w:rsidDel="00000000" w:rsidR="00000000" w:rsidRPr="00000000">
        <w:rPr>
          <w:rtl w:val="0"/>
        </w:rPr>
        <w:t xml:space="preserve">3.1.3. Conceptos estructurales asociados</w:t>
      </w:r>
    </w:p>
    <w:p w:rsidR="00000000" w:rsidDel="00000000" w:rsidP="00000000" w:rsidRDefault="00000000" w:rsidRPr="00000000" w14:paraId="000001D9">
      <w:pPr>
        <w:rPr/>
      </w:pPr>
      <w:r w:rsidDel="00000000" w:rsidR="00000000" w:rsidRPr="00000000">
        <w:rPr>
          <w:rtl w:val="0"/>
        </w:rPr>
        <w:t xml:space="preserve">La dinámica ontológica del juego no solo se expresa en estados de equilibrio–desequilibrio; también se organiza a través de patrones y principios que guían el comportamiento de los sistemas. Estos conceptos no son metáforas, sino propiedades estructurales del universo: fuerzas que moldean cómo emerge, cambia y se sostiene la realidad. Comprenderlos es comprender las reglas profundas del tablero.</w:t>
      </w:r>
    </w:p>
    <w:p w:rsidR="00000000" w:rsidDel="00000000" w:rsidP="00000000" w:rsidRDefault="00000000" w:rsidRPr="00000000" w14:paraId="000001DA">
      <w:pPr>
        <w:pStyle w:val="Heading5"/>
        <w:rPr/>
      </w:pPr>
      <w:r w:rsidDel="00000000" w:rsidR="00000000" w:rsidRPr="00000000">
        <w:rPr>
          <w:i w:val="1"/>
          <w:iCs w:val="1"/>
          <w:color w:val="2f5496"/>
          <w:rtl w:val="0"/>
        </w:rPr>
        <w:t xml:space="preserve">3.1.3.1. Atractores ontológicos</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Los atractores son configuraciones hacia las cuales tiende un sistema, incluso cuando se ve afectado por perturbaciones. Funcionan como “patrones gravitacionales” de organización: orientan el comportamiento sin determinarlo mecánicamente.</w:t>
      </w:r>
    </w:p>
    <w:p w:rsidR="00000000" w:rsidDel="00000000" w:rsidP="00000000" w:rsidRDefault="00000000" w:rsidRPr="00000000" w14:paraId="000001DC">
      <w:pPr>
        <w:rPr/>
      </w:pPr>
      <w:r w:rsidDel="00000000" w:rsidR="00000000" w:rsidRPr="00000000">
        <w:rPr>
          <w:rtl w:val="0"/>
        </w:rPr>
        <w:t xml:space="preserve">En la naturaleza se manifiestan como ritmos biológicos, ciclos ecológicos o estructuras químicas recurrentes; en la vida humana como instituciones, hábitos culturales o formas persistentes de organización social.</w:t>
      </w:r>
    </w:p>
    <w:p w:rsidR="00000000" w:rsidDel="00000000" w:rsidP="00000000" w:rsidRDefault="00000000" w:rsidRPr="00000000" w14:paraId="000001DD">
      <w:pPr>
        <w:rPr/>
      </w:pPr>
      <w:r w:rsidDel="00000000" w:rsidR="00000000" w:rsidRPr="00000000">
        <w:rPr>
          <w:rtl w:val="0"/>
        </w:rPr>
        <w:t xml:space="preserve">Un atractor no es un destino predicho, pero sí un campo de posibilidades preferidas. Cada jugador actúa dentro de estos campos de atracción que moldean lo que es estable, lo que es probable y lo que es casi imposible. Los atractores, en este sentido, son parte del esqueleto invisible de la realidad.</w:t>
      </w:r>
    </w:p>
    <w:p w:rsidR="00000000" w:rsidDel="00000000" w:rsidP="00000000" w:rsidRDefault="00000000" w:rsidRPr="00000000" w14:paraId="000001DE">
      <w:pPr>
        <w:pStyle w:val="Heading5"/>
        <w:rPr/>
      </w:pPr>
      <w:r w:rsidDel="00000000" w:rsidR="00000000" w:rsidRPr="00000000">
        <w:rPr>
          <w:rtl w:val="0"/>
        </w:rPr>
        <w:t xml:space="preserve">3.1.3.2. Resiliencia estructural</w:t>
      </w:r>
    </w:p>
    <w:p w:rsidR="00000000" w:rsidDel="00000000" w:rsidP="00000000" w:rsidRDefault="00000000" w:rsidRPr="00000000" w14:paraId="000001DF">
      <w:pPr>
        <w:rPr/>
      </w:pPr>
      <w:r w:rsidDel="00000000" w:rsidR="00000000" w:rsidRPr="00000000">
        <w:rPr>
          <w:rtl w:val="0"/>
        </w:rPr>
        <w:t xml:space="preserve">La resiliencia ontológica es la capacidad de un sistema —biológico, social o simbólico— para absorber tensiones y reorganizarse sin perder su identidad fundamental. No es resistencia rígida, sino flexibilidad organizada.</w:t>
      </w:r>
    </w:p>
    <w:p w:rsidR="00000000" w:rsidDel="00000000" w:rsidP="00000000" w:rsidRDefault="00000000" w:rsidRPr="00000000" w14:paraId="000001E0">
      <w:pPr>
        <w:rPr/>
      </w:pPr>
      <w:r w:rsidDel="00000000" w:rsidR="00000000" w:rsidRPr="00000000">
        <w:rPr>
          <w:rtl w:val="0"/>
        </w:rPr>
        <w:t xml:space="preserve">Un sistema resiliente puede cambiar de forma sin dejar de ser lo que es: reconfigura relaciones internas, redefine patrones de funcionamiento y redistribuye energía para mantenerse operativo.</w:t>
      </w:r>
    </w:p>
    <w:p w:rsidR="00000000" w:rsidDel="00000000" w:rsidP="00000000" w:rsidRDefault="00000000" w:rsidRPr="00000000" w14:paraId="000001E1">
      <w:pPr>
        <w:rPr/>
      </w:pPr>
      <w:r w:rsidDel="00000000" w:rsidR="00000000" w:rsidRPr="00000000">
        <w:rPr>
          <w:rtl w:val="0"/>
        </w:rPr>
        <w:t xml:space="preserve">En términos del juego, la resiliencia es la habilidad del tablero para no desmoronarse cuando los jugadores cometen errores, cuando las tensiones crecen o cuando eventos inesperados alteran la dinámica. Sin resiliencia, cualquier shock menor se vuelve catastrófico; con resiliencia, incluso las crisis se vuelven oportunidades de fortalecimiento.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5"/>
        <w:rPr/>
      </w:pPr>
      <w:r w:rsidDel="00000000" w:rsidR="00000000" w:rsidRPr="00000000">
        <w:rPr>
          <w:rtl w:val="0"/>
        </w:rPr>
        <w:t xml:space="preserve">3.1.3.3. Puntos de bifurcación: </w:t>
      </w:r>
    </w:p>
    <w:p w:rsidR="00000000" w:rsidDel="00000000" w:rsidP="00000000" w:rsidRDefault="00000000" w:rsidRPr="00000000" w14:paraId="000001E4">
      <w:pPr>
        <w:rPr/>
      </w:pPr>
      <w:r w:rsidDel="00000000" w:rsidR="00000000" w:rsidRPr="00000000">
        <w:rPr>
          <w:rtl w:val="0"/>
        </w:rPr>
        <w:t xml:space="preserve">Los puntos de bifurcación son momentos críticos donde pequeñas variaciones —a veces imperceptibles— pueden reconfigurar por completo la trayectoria del sistema. En estos momentos, el equilibrio metaestable se rompe y el sistema debe elegir (o es empujado hacia) un nuevo régimen.</w:t>
      </w:r>
    </w:p>
    <w:p w:rsidR="00000000" w:rsidDel="00000000" w:rsidP="00000000" w:rsidRDefault="00000000" w:rsidRPr="00000000" w14:paraId="000001E5">
      <w:pPr>
        <w:rPr/>
      </w:pPr>
      <w:r w:rsidDel="00000000" w:rsidR="00000000" w:rsidRPr="00000000">
        <w:rPr>
          <w:rtl w:val="0"/>
        </w:rPr>
        <w:t xml:space="preserve">En la física y la biología representan transiciones de fase; en la ecología, cambios abruptos de ecosistemas; en la vida humana, decisiones, crisis sociales o saltos tecnológicos que reordenan todo.</w:t>
      </w:r>
    </w:p>
    <w:p w:rsidR="00000000" w:rsidDel="00000000" w:rsidP="00000000" w:rsidRDefault="00000000" w:rsidRPr="00000000" w14:paraId="000001E6">
      <w:pPr>
        <w:rPr/>
      </w:pPr>
      <w:r w:rsidDel="00000000" w:rsidR="00000000" w:rsidRPr="00000000">
        <w:rPr>
          <w:rtl w:val="0"/>
        </w:rPr>
        <w:t xml:space="preserve">Una bifurcación no garantiza mejora ni declive: abre posibilidades radicales. Es el momento en que la historia —biográfica o colectiva— cambia de curso. La Filosofía del Juego enseña que la lucidez consiste en reconocer cuándo un sistema está cerca de una bifurcación y actuar estratégicamente para orientar la transición.</w:t>
      </w:r>
    </w:p>
    <w:p w:rsidR="00000000" w:rsidDel="00000000" w:rsidP="00000000" w:rsidRDefault="00000000" w:rsidRPr="00000000" w14:paraId="000001E7">
      <w:pPr>
        <w:pStyle w:val="Heading5"/>
        <w:rPr/>
      </w:pPr>
      <w:r w:rsidDel="00000000" w:rsidR="00000000" w:rsidRPr="00000000">
        <w:rPr>
          <w:rtl w:val="0"/>
        </w:rPr>
        <w:t xml:space="preserve">3.1.3.4. Una ontología sin moralización</w:t>
      </w:r>
    </w:p>
    <w:p w:rsidR="00000000" w:rsidDel="00000000" w:rsidP="00000000" w:rsidRDefault="00000000" w:rsidRPr="00000000" w14:paraId="000001E8">
      <w:pPr>
        <w:rPr/>
      </w:pPr>
      <w:r w:rsidDel="00000000" w:rsidR="00000000" w:rsidRPr="00000000">
        <w:rPr>
          <w:rtl w:val="0"/>
        </w:rPr>
        <w:t xml:space="preserve">Estos conceptos no describen bien o mal, progreso o decadencia, describen cómo funciona la realidad. Los sistemas se organizan, se tensan, mutan, colapsan o se regeneran siguiendo mecanismos que no obedecen a juicios morales, sino a leyes estructurales del universo.</w:t>
      </w:r>
    </w:p>
    <w:p w:rsidR="00000000" w:rsidDel="00000000" w:rsidP="00000000" w:rsidRDefault="00000000" w:rsidRPr="00000000" w14:paraId="000001E9">
      <w:pPr>
        <w:rPr/>
      </w:pPr>
      <w:r w:rsidDel="00000000" w:rsidR="00000000" w:rsidRPr="00000000">
        <w:rPr>
          <w:rtl w:val="0"/>
        </w:rPr>
        <w:t xml:space="preserve">Por eso, la tarea del jugador lúcido no es “imponer estabilidad”, sino aprender a leer estos patrones: identificar atractores, fortalecer resiliencias y anticipar bifurcaciones.</w:t>
      </w:r>
    </w:p>
    <w:p w:rsidR="00000000" w:rsidDel="00000000" w:rsidP="00000000" w:rsidRDefault="00000000" w:rsidRPr="00000000" w14:paraId="000001EA">
      <w:pPr>
        <w:pStyle w:val="Heading5"/>
        <w:rPr/>
      </w:pPr>
      <w:r w:rsidDel="00000000" w:rsidR="00000000" w:rsidRPr="00000000">
        <w:rPr>
          <w:rtl w:val="0"/>
        </w:rPr>
        <w:t xml:space="preserve">3.1.3.5. La vida como navegación de tensiones</w:t>
      </w:r>
    </w:p>
    <w:p w:rsidR="00000000" w:rsidDel="00000000" w:rsidP="00000000" w:rsidRDefault="00000000" w:rsidRPr="00000000" w14:paraId="000001EB">
      <w:pPr>
        <w:rPr/>
      </w:pPr>
      <w:r w:rsidDel="00000000" w:rsidR="00000000" w:rsidRPr="00000000">
        <w:rPr>
          <w:rtl w:val="0"/>
        </w:rPr>
        <w:t xml:space="preserve">La realidad no es un equilibrio perfecto, sino un campo de fuerzas contrapuestas que conviven, chocan y se reorganizan. Ningún sistema —biológico, social o personal— permanece estable por ausencia de tensiones, sino por su </w:t>
      </w:r>
      <w:r w:rsidDel="00000000" w:rsidR="00000000" w:rsidRPr="00000000">
        <w:rPr>
          <w:b w:val="1"/>
          <w:bCs w:val="1"/>
          <w:rtl w:val="0"/>
        </w:rPr>
        <w:t xml:space="preserve">capacidad de sostenerlas sin romperse</w:t>
      </w: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b w:val="1"/>
          <w:bCs w:val="1"/>
          <w:rtl w:val="0"/>
        </w:rPr>
        <w:t xml:space="preserve">En esta filosofía, sostener tensiones significa: permanecer jugando en el tablero con jugadores que piensan distinto o incluso en abierta oposición, sin polarizar ni degradar el tablero.</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Sostener tensiones no implica renunciar a la lucidez ni diluir las diferencias; significa reconocer que la vitalidad de un sistema —y de una civilización— depende de su capacidad para mantener diálogo, fricción fértil y diversidad sin caer en colapsos polarizados. La madurez estructural consiste en </w:t>
      </w:r>
      <w:r w:rsidDel="00000000" w:rsidR="00000000" w:rsidRPr="00000000">
        <w:rPr>
          <w:b w:val="1"/>
          <w:bCs w:val="1"/>
          <w:rtl w:val="0"/>
        </w:rPr>
        <w:t xml:space="preserve">convertir la tensión en energía de transformación</w:t>
      </w:r>
      <w:r w:rsidDel="00000000" w:rsidR="00000000" w:rsidRPr="00000000">
        <w:rPr>
          <w:rtl w:val="0"/>
        </w:rPr>
        <w:t xml:space="preserve">, no en destrucción.</w:t>
      </w:r>
    </w:p>
    <w:p w:rsidR="00000000" w:rsidDel="00000000" w:rsidP="00000000" w:rsidRDefault="00000000" w:rsidRPr="00000000" w14:paraId="000001EE">
      <w:pPr>
        <w:pStyle w:val="Heading4"/>
        <w:rPr/>
      </w:pPr>
      <w:r w:rsidDel="00000000" w:rsidR="00000000" w:rsidRPr="00000000">
        <w:rPr>
          <w:rtl w:val="0"/>
        </w:rPr>
        <w:t xml:space="preserve">3.1.4. El ser como interacción</w:t>
      </w:r>
    </w:p>
    <w:p w:rsidR="00000000" w:rsidDel="00000000" w:rsidP="00000000" w:rsidRDefault="00000000" w:rsidRPr="00000000" w14:paraId="000001EF">
      <w:pPr>
        <w:rPr/>
      </w:pPr>
      <w:r w:rsidDel="00000000" w:rsidR="00000000" w:rsidRPr="00000000">
        <w:rPr>
          <w:rtl w:val="0"/>
        </w:rPr>
        <w:t xml:space="preserve">La ontología de la Filosofía del Juego afirma que ser = relación. La existencia no está formada por entidades aisladas, sino por procesos en interacción permanente. Todo lo real —materia, energía, vida, cultura, instituciones, símbolos— se organiza como una red dinámica en movimiento continuo.</w:t>
      </w:r>
    </w:p>
    <w:p w:rsidR="00000000" w:rsidDel="00000000" w:rsidP="00000000" w:rsidRDefault="00000000" w:rsidRPr="00000000" w14:paraId="000001F0">
      <w:pPr>
        <w:rPr/>
      </w:pPr>
      <w:r w:rsidDel="00000000" w:rsidR="00000000" w:rsidRPr="00000000">
        <w:rPr>
          <w:rtl w:val="0"/>
        </w:rPr>
        <w:t xml:space="preserve">La realidad no es un objeto estático, sino una configuración cambiante de fuerzas, tensiones y estructuras que se transforman mutuamente. De esta base surgen cuatro principios ontológicos:</w:t>
      </w:r>
    </w:p>
    <w:p w:rsidR="00000000" w:rsidDel="00000000" w:rsidP="00000000" w:rsidRDefault="00000000" w:rsidRPr="00000000" w14:paraId="000001F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Movimiento ontológico: Lo real no permanece fijo: se despliega, se reconfigura, se adapta. La existencia consiste en transformaciones continuas más que en estados permanentes.</w:t>
      </w:r>
    </w:p>
    <w:p w:rsidR="00000000" w:rsidDel="00000000" w:rsidP="00000000" w:rsidRDefault="00000000" w:rsidRPr="00000000" w14:paraId="000001F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 dinámica del ser: Cada forma de existencia depende de otras. No hay individuos, sistemas o fenómenos totalmente autónomos: hay intercambios, cooperaciones, dependencias y competencias que sostienen la vida y la sociedad.</w:t>
      </w:r>
    </w:p>
    <w:p w:rsidR="00000000" w:rsidDel="00000000" w:rsidP="00000000" w:rsidRDefault="00000000" w:rsidRPr="00000000" w14:paraId="000001F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Co-influencia entre jugador y tablero: Toda acción humana altera el tablero, y toda condición del tablero altera las posibilidades humanas. El ser humano actúa dentro de límites físicos, energéticos, ecológicos y sociales, pero también modifica esos límites con cada creación, técnica o institución.</w:t>
      </w:r>
    </w:p>
    <w:p w:rsidR="00000000" w:rsidDel="00000000" w:rsidP="00000000" w:rsidRDefault="00000000" w:rsidRPr="00000000" w14:paraId="000001F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Interdependencia estructural: Energia, información, significado y materia fluyen entre elementos. La vida, la mente y la sociedad dependen de esos flujos. Interrumpirlos implica degradar el sistema completo.</w:t>
      </w:r>
    </w:p>
    <w:p w:rsidR="00000000" w:rsidDel="00000000" w:rsidP="00000000" w:rsidRDefault="00000000" w:rsidRPr="00000000" w14:paraId="000001F5">
      <w:pPr>
        <w:pStyle w:val="Heading5"/>
        <w:rPr/>
      </w:pPr>
      <w:r w:rsidDel="00000000" w:rsidR="00000000" w:rsidRPr="00000000">
        <w:rPr>
          <w:rtl w:val="0"/>
        </w:rPr>
        <w:t xml:space="preserve">3.1.4.1. el ser humano como navegante-constructor</w:t>
      </w:r>
    </w:p>
    <w:p w:rsidR="00000000" w:rsidDel="00000000" w:rsidP="00000000" w:rsidRDefault="00000000" w:rsidRPr="00000000" w14:paraId="000001F6">
      <w:pPr>
        <w:rPr/>
      </w:pPr>
      <w:r w:rsidDel="00000000" w:rsidR="00000000" w:rsidRPr="00000000">
        <w:rPr>
          <w:rtl w:val="0"/>
        </w:rPr>
        <w:t xml:space="preserve">En esta ontología relacional, la identidad humana no es una esencia fija ni una propiedad aislada: es una doble dinámica, un movimiento continuo entre dar forma al mundo y aprender a moverse dentro de él. Estas dos funciones —construir y navegar— no son roles alternados, sino dimensiones inseparables de la existencia. Cada una completa a la otra y revela un aspecto distinto de lo que somos.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El ser humano como constructor transforma la red en la que vive: crea instituciones, diseña tecnologías, genera significados, establece normas, moldea entornos físicos y simbólicos. Construye porque transforma y transmite energía; cada creación amplía o reduce posibilidades para otros jugadores y para sí mismo.</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El ser humano como navegante se desplaza dentro de un entorno complejo e incierto: interpreta señales, anticipa cambios, adapta estrategias, gestiona riesgos, aprende de errores y ajusta sus jugadas. No es un espectador; es parte del flujo. Navega porque recibe influencias, emite influencias y toma decisiones que reconfiguran el sistema.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Ambas funciones convergen: el ser humano interpreta, transmite y transforma las vibraciones que lo rodean y lo atraviesan. Su libertad surge de esa capacidad simultánea de navegar relaciones y de construir realidad.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En la Filosofía del Juego, el ser no es una sustancia sino vibración estructurada:</w:t>
      </w:r>
    </w:p>
    <w:p w:rsidR="00000000" w:rsidDel="00000000" w:rsidP="00000000" w:rsidRDefault="00000000" w:rsidRPr="00000000" w14:paraId="000001FF">
      <w:pPr>
        <w:rPr/>
      </w:pPr>
      <w:r w:rsidDel="00000000" w:rsidR="00000000" w:rsidRPr="00000000">
        <w:rPr>
          <w:rtl w:val="0"/>
        </w:rPr>
        <w:t xml:space="preserve">una continuidad entre interacción que sostiene la existencia, navegación que mantiene dirección y construcción que abre futuro.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Comprender el ser como interacción en un tablero finito permite entender por qué todas las demás dimensiones —conocimiento, ética, política, economía— deben ser leídas como juegos: no son entidades separadas, sino dinámicas relacionales en movimiento.</w:t>
      </w:r>
    </w:p>
    <w:p w:rsidR="00000000" w:rsidDel="00000000" w:rsidP="00000000" w:rsidRDefault="00000000" w:rsidRPr="00000000" w14:paraId="00000202">
      <w:pPr>
        <w:pStyle w:val="Heading3"/>
        <w:rPr>
          <w:b w:val="1"/>
          <w:bCs w:val="1"/>
        </w:rPr>
      </w:pPr>
      <w:r w:rsidDel="00000000" w:rsidR="00000000" w:rsidRPr="00000000">
        <w:rPr>
          <w:b w:val="1"/>
          <w:bCs w:val="1"/>
          <w:rtl w:val="0"/>
        </w:rPr>
        <w:t xml:space="preserve">3.2. Gnoseología – Cómo conocemos</w:t>
      </w:r>
    </w:p>
    <w:p w:rsidR="00000000" w:rsidDel="00000000" w:rsidP="00000000" w:rsidRDefault="00000000" w:rsidRPr="00000000" w14:paraId="00000203">
      <w:pPr>
        <w:rPr/>
      </w:pPr>
      <w:bookmarkStart w:colFirst="0" w:colLast="0" w:name="_heading=h.amduje2p5s1x" w:id="18"/>
      <w:bookmarkEnd w:id="18"/>
      <w:r w:rsidDel="00000000" w:rsidR="00000000" w:rsidRPr="00000000">
        <w:rPr>
          <w:rtl w:val="0"/>
        </w:rPr>
        <w:t xml:space="preserve">Conocer es interactuar con la incertidumbre. Desde la Filosofía del Juego, el conocimiento se entiende como un proceso dinámico donde el jugador interpreta señales incompletas para orientar su acción dentro de un entorno complejo. La gnoseología no busca verdades absolutas, sino estructuras fiables de interpretación: modelos que permiten anticipar consecuencias y reducir el costo del error. En este sentido, todo acto de conocer es una jugada estratégica que transforma tanto al jugador como al tablero.</w:t>
      </w:r>
    </w:p>
    <w:p w:rsidR="00000000" w:rsidDel="00000000" w:rsidP="00000000" w:rsidRDefault="00000000" w:rsidRPr="00000000" w14:paraId="00000204">
      <w:pPr>
        <w:rPr/>
      </w:pPr>
      <w:r w:rsidDel="00000000" w:rsidR="00000000" w:rsidRPr="00000000">
        <w:rPr>
          <w:rtl w:val="0"/>
        </w:rPr>
        <w:t xml:space="preserve">La epistemología clásica asumió que el sujeto podía observar el mundo desde un punto neutral. La ciencia contemporánea —de la física cuántica a la teoría de sistemas, de la neurociencia a la ecología— ha demostrado lo contrario: </w:t>
      </w:r>
      <w:r w:rsidDel="00000000" w:rsidR="00000000" w:rsidRPr="00000000">
        <w:rPr>
          <w:b w:val="1"/>
          <w:bCs w:val="1"/>
          <w:rtl w:val="0"/>
        </w:rPr>
        <w:t xml:space="preserve">no existe observador externo</w:t>
      </w:r>
      <w:r w:rsidDel="00000000" w:rsidR="00000000" w:rsidRPr="00000000">
        <w:rPr>
          <w:rtl w:val="0"/>
        </w:rPr>
        <w:t xml:space="preserve">. El conocimiento emerge de la interacción entre el sistema cognitivo y el entorno. Medir altera lo medido; interpretar modifica lo interpretado; toda observación es co-creación.</w:t>
      </w:r>
    </w:p>
    <w:p w:rsidR="00000000" w:rsidDel="00000000" w:rsidP="00000000" w:rsidRDefault="00000000" w:rsidRPr="00000000" w14:paraId="00000205">
      <w:pPr>
        <w:rPr/>
      </w:pPr>
      <w:r w:rsidDel="00000000" w:rsidR="00000000" w:rsidRPr="00000000">
        <w:rPr>
          <w:rtl w:val="0"/>
        </w:rPr>
        <w:t xml:space="preserve">Así, la objetividad no es ausencia de perspectiva, sino la capacidad de construir marcos intersubjetivos estables, sometidos a contraste, evidencia y crítica. La subjetividad no es arbitrariedad total: es el límite cognitivo desde el cual interpretamos el mundo. El conocimiento surge del acoplamiento entre ambos.</w:t>
      </w:r>
    </w:p>
    <w:p w:rsidR="00000000" w:rsidDel="00000000" w:rsidP="00000000" w:rsidRDefault="00000000" w:rsidRPr="00000000" w14:paraId="00000206">
      <w:pPr>
        <w:rPr/>
      </w:pPr>
      <w:r w:rsidDel="00000000" w:rsidR="00000000" w:rsidRPr="00000000">
        <w:rPr>
          <w:rtl w:val="0"/>
        </w:rPr>
        <w:t xml:space="preserve">Bajo esta gnoseología, conocer significa </w:t>
      </w:r>
      <w:r w:rsidDel="00000000" w:rsidR="00000000" w:rsidRPr="00000000">
        <w:rPr>
          <w:b w:val="1"/>
          <w:bCs w:val="1"/>
          <w:rtl w:val="0"/>
        </w:rPr>
        <w:t xml:space="preserve">extraer patrones operativos de un entorno cambiante</w:t>
      </w:r>
      <w:r w:rsidDel="00000000" w:rsidR="00000000" w:rsidRPr="00000000">
        <w:rPr>
          <w:rtl w:val="0"/>
        </w:rPr>
        <w:t xml:space="preserve">, detectar regularidades sin asumir que son eternas y anticipar rupturas sin suponer que todo es caos. Es un ejercicio de calibración continua entre percepción, memoria, inferencia y experiencia compartida.</w:t>
      </w:r>
    </w:p>
    <w:p w:rsidR="00000000" w:rsidDel="00000000" w:rsidP="00000000" w:rsidRDefault="00000000" w:rsidRPr="00000000" w14:paraId="00000207">
      <w:pPr>
        <w:rPr/>
      </w:pPr>
      <w:r w:rsidDel="00000000" w:rsidR="00000000" w:rsidRPr="00000000">
        <w:rPr>
          <w:rtl w:val="0"/>
        </w:rPr>
        <w:t xml:space="preserve">La Filosofía del Juego propone un conocimiento </w:t>
      </w:r>
      <w:r w:rsidDel="00000000" w:rsidR="00000000" w:rsidRPr="00000000">
        <w:rPr>
          <w:b w:val="1"/>
          <w:bCs w:val="1"/>
          <w:rtl w:val="0"/>
        </w:rPr>
        <w:t xml:space="preserve">lúcido</w:t>
      </w:r>
      <w:r w:rsidDel="00000000" w:rsidR="00000000" w:rsidRPr="00000000">
        <w:rPr>
          <w:rtl w:val="0"/>
        </w:rPr>
        <w:t xml:space="preserve"> —porque reconoce estructuras, incentivos, tensiones y límites verificables— y </w:t>
      </w:r>
      <w:r w:rsidDel="00000000" w:rsidR="00000000" w:rsidRPr="00000000">
        <w:rPr>
          <w:b w:val="1"/>
          <w:bCs w:val="1"/>
          <w:rtl w:val="0"/>
        </w:rPr>
        <w:t xml:space="preserve">humilde</w:t>
      </w:r>
      <w:r w:rsidDel="00000000" w:rsidR="00000000" w:rsidRPr="00000000">
        <w:rPr>
          <w:rtl w:val="0"/>
        </w:rPr>
        <w:t xml:space="preserve">, porque sabe que todo modelo es parcial, aproximado y transitorio. Conocer bien no es eliminar la incertidumbre, sino reducirla lo suficiente para actuar estratégicamente dentro de ella.</w:t>
      </w:r>
    </w:p>
    <w:p w:rsidR="00000000" w:rsidDel="00000000" w:rsidP="00000000" w:rsidRDefault="00000000" w:rsidRPr="00000000" w14:paraId="00000208">
      <w:pPr>
        <w:rPr/>
      </w:pPr>
      <w:r w:rsidDel="00000000" w:rsidR="00000000" w:rsidRPr="00000000">
        <w:rPr>
          <w:rtl w:val="0"/>
        </w:rPr>
        <w:t xml:space="preserve">El jugador lúcido no presume certeza: </w:t>
      </w:r>
      <w:r w:rsidDel="00000000" w:rsidR="00000000" w:rsidRPr="00000000">
        <w:rPr>
          <w:b w:val="1"/>
          <w:bCs w:val="1"/>
          <w:rtl w:val="0"/>
        </w:rPr>
        <w:t xml:space="preserve">modela</w:t>
      </w:r>
      <w:r w:rsidDel="00000000" w:rsidR="00000000" w:rsidRPr="00000000">
        <w:rPr>
          <w:rtl w:val="0"/>
        </w:rPr>
        <w:t xml:space="preserve">, </w:t>
      </w:r>
      <w:r w:rsidDel="00000000" w:rsidR="00000000" w:rsidRPr="00000000">
        <w:rPr>
          <w:b w:val="1"/>
          <w:bCs w:val="1"/>
          <w:rtl w:val="0"/>
        </w:rPr>
        <w:t xml:space="preserve">contrasta</w:t>
      </w:r>
      <w:r w:rsidDel="00000000" w:rsidR="00000000" w:rsidRPr="00000000">
        <w:rPr>
          <w:rtl w:val="0"/>
        </w:rPr>
        <w:t xml:space="preserve">, </w:t>
      </w:r>
      <w:r w:rsidDel="00000000" w:rsidR="00000000" w:rsidRPr="00000000">
        <w:rPr>
          <w:b w:val="1"/>
          <w:bCs w:val="1"/>
          <w:rtl w:val="0"/>
        </w:rPr>
        <w:t xml:space="preserve">ajusta</w:t>
      </w:r>
      <w:r w:rsidDel="00000000" w:rsidR="00000000" w:rsidRPr="00000000">
        <w:rPr>
          <w:rtl w:val="0"/>
        </w:rPr>
        <w:t xml:space="preserve"> y </w:t>
      </w:r>
      <w:r w:rsidDel="00000000" w:rsidR="00000000" w:rsidRPr="00000000">
        <w:rPr>
          <w:b w:val="1"/>
          <w:bCs w:val="1"/>
          <w:rtl w:val="0"/>
        </w:rPr>
        <w:t xml:space="preserve">adapta</w:t>
      </w:r>
      <w:r w:rsidDel="00000000" w:rsidR="00000000" w:rsidRPr="00000000">
        <w:rPr>
          <w:rtl w:val="0"/>
        </w:rPr>
        <w:t xml:space="preserve"> su comprensión en ciclos sucesivos. Lo que distingue a un buen conocedor no es cuánta información almacena, sino cuán bien puede </w:t>
      </w:r>
      <w:r w:rsidDel="00000000" w:rsidR="00000000" w:rsidRPr="00000000">
        <w:rPr>
          <w:b w:val="1"/>
          <w:bCs w:val="1"/>
          <w:rtl w:val="0"/>
        </w:rPr>
        <w:t xml:space="preserve">leer el tablero en movimiento</w:t>
      </w:r>
      <w:r w:rsidDel="00000000" w:rsidR="00000000" w:rsidRPr="00000000">
        <w:rPr>
          <w:rtl w:val="0"/>
        </w:rPr>
        <w:t xml:space="preserve">, anticipar consecuencias no lineales y distinguir entre señales relevantes y ruido.</w:t>
      </w:r>
    </w:p>
    <w:p w:rsidR="00000000" w:rsidDel="00000000" w:rsidP="00000000" w:rsidRDefault="00000000" w:rsidRPr="00000000" w14:paraId="00000209">
      <w:pPr>
        <w:rPr/>
      </w:pPr>
      <w:r w:rsidDel="00000000" w:rsidR="00000000" w:rsidRPr="00000000">
        <w:rPr>
          <w:rtl w:val="0"/>
        </w:rPr>
        <w:t xml:space="preserve">En esta gnoseología, el misterio no es un obstáculo epistemológico, sino la fuente de profundidad del conocimiento humano: aquello que obliga a refinar modelos, explorar nuevas jugadas y mantener abierta la posibilidad de aprender.</w:t>
      </w:r>
    </w:p>
    <w:p w:rsidR="00000000" w:rsidDel="00000000" w:rsidP="00000000" w:rsidRDefault="00000000" w:rsidRPr="00000000" w14:paraId="0000020A">
      <w:pPr>
        <w:pStyle w:val="Heading3"/>
        <w:rPr>
          <w:b w:val="1"/>
          <w:bCs w:val="1"/>
        </w:rPr>
      </w:pPr>
      <w:r w:rsidDel="00000000" w:rsidR="00000000" w:rsidRPr="00000000">
        <w:rPr>
          <w:b w:val="1"/>
          <w:bCs w:val="1"/>
          <w:rtl w:val="0"/>
        </w:rPr>
        <w:t xml:space="preserve">3.3. Lógica – Cómo pensamos con coherencia</w:t>
      </w:r>
    </w:p>
    <w:p w:rsidR="00000000" w:rsidDel="00000000" w:rsidP="00000000" w:rsidRDefault="00000000" w:rsidRPr="00000000" w14:paraId="0000020B">
      <w:pPr>
        <w:rPr/>
      </w:pPr>
      <w:r w:rsidDel="00000000" w:rsidR="00000000" w:rsidRPr="00000000">
        <w:rPr>
          <w:rtl w:val="0"/>
        </w:rPr>
        <w:t xml:space="preserve">Pensar es ordenar el juego interior, la lógica no se reduce a un conjunto rígido de reglas para evitar contradicciones formales, sino que es el arte de mantener coherencia en el pensamiento. </w:t>
      </w:r>
    </w:p>
    <w:p w:rsidR="00000000" w:rsidDel="00000000" w:rsidP="00000000" w:rsidRDefault="00000000" w:rsidRPr="00000000" w14:paraId="0000020C">
      <w:pPr>
        <w:rPr/>
      </w:pPr>
      <w:r w:rsidDel="00000000" w:rsidR="00000000" w:rsidRPr="00000000">
        <w:rPr>
          <w:rtl w:val="0"/>
        </w:rPr>
        <w:t xml:space="preserve">La mente humana funciona como un tablero vivo: en ella interactúan intuiciones rápidas, razonamientos lentos, memorias afectivas, impulsos creativos y estructuras cognitivas que filtran la experiencia. La lógica es la disciplina que permite que estas fuerzas, lejos de anularse entre sí, se articulen en movimientos significativos.</w:t>
      </w:r>
    </w:p>
    <w:p w:rsidR="00000000" w:rsidDel="00000000" w:rsidP="00000000" w:rsidRDefault="00000000" w:rsidRPr="00000000" w14:paraId="0000020D">
      <w:pPr>
        <w:rPr/>
      </w:pPr>
      <w:r w:rsidDel="00000000" w:rsidR="00000000" w:rsidRPr="00000000">
        <w:rPr>
          <w:rtl w:val="0"/>
        </w:rPr>
        <w:t xml:space="preserve">La lógica tradicional —desde Aristóteles hasta la lógica proposicional moderna— se centró en eliminar la contradicción, suprimir ambigüedades y asegurar consistencia formal. Ese proyecto es valioso, pero insuficiente para comprender un universo compuesto por sistemas complejos. </w:t>
      </w:r>
    </w:p>
    <w:p w:rsidR="00000000" w:rsidDel="00000000" w:rsidP="00000000" w:rsidRDefault="00000000" w:rsidRPr="00000000" w14:paraId="0000020E">
      <w:pPr>
        <w:rPr/>
      </w:pPr>
      <w:r w:rsidDel="00000000" w:rsidR="00000000" w:rsidRPr="00000000">
        <w:rPr>
          <w:rtl w:val="0"/>
        </w:rPr>
        <w:t xml:space="preserve">En estos sistemas, las paradojas no son errores: son señales de interacción de distintos niveles de aprendizaje de equilibrio. La mente humana es un sistema adaptativo con retroalimentación: una red que aprende, corrige, anticipa y reorganiza sus propios patrones.</w:t>
      </w:r>
    </w:p>
    <w:p w:rsidR="00000000" w:rsidDel="00000000" w:rsidP="00000000" w:rsidRDefault="00000000" w:rsidRPr="00000000" w14:paraId="0000020F">
      <w:pPr>
        <w:rPr/>
      </w:pPr>
      <w:r w:rsidDel="00000000" w:rsidR="00000000" w:rsidRPr="00000000">
        <w:rPr>
          <w:rtl w:val="0"/>
        </w:rPr>
        <w:t xml:space="preserve">Por eso, la lógica del juego incorpora la complejidad como parte constitutiva del pensar. Reconoce que el pensamiento humano opera simultáneamente en distintos planos —racional, emocional, simbólico, intuitivo— y que la coherencia no consiste en reducirlos a uno solo, sino en mantenerlos en tensión sin que se destruyan. </w:t>
      </w:r>
    </w:p>
    <w:p w:rsidR="00000000" w:rsidDel="00000000" w:rsidP="00000000" w:rsidRDefault="00000000" w:rsidRPr="00000000" w14:paraId="00000210">
      <w:pPr>
        <w:rPr/>
      </w:pPr>
      <w:r w:rsidDel="00000000" w:rsidR="00000000" w:rsidRPr="00000000">
        <w:rPr>
          <w:rtl w:val="0"/>
        </w:rPr>
        <w:t xml:space="preserve">Los sistemas cognitivos más lúcidos no eliminan las ambigüedades: las administran. Transforman la incertidumbre en herramienta, la contradicción en señal, la duda en impulso exploratorio.</w:t>
      </w:r>
    </w:p>
    <w:p w:rsidR="00000000" w:rsidDel="00000000" w:rsidP="00000000" w:rsidRDefault="00000000" w:rsidRPr="00000000" w14:paraId="00000211">
      <w:pPr>
        <w:rPr/>
      </w:pPr>
      <w:r w:rsidDel="00000000" w:rsidR="00000000" w:rsidRPr="00000000">
        <w:rPr>
          <w:rtl w:val="0"/>
        </w:rPr>
        <w:t xml:space="preserve">En este sentido, pensar con coherencia no significa pensar linealmente, sino de manera sistémica. Cada idea es una jugada dentro de una red más amplia; cada argumento adquiere sentido por sus conexiones con otros; cada concepto funciona como una pieza que abre ciertos caminos del pensamiento y cierra otros. La unidad del razonamiento no proviene de la homogeneidad, sino de la capacidad de integrar diversas piezas en una forma de movimiento continuo.</w:t>
      </w:r>
    </w:p>
    <w:p w:rsidR="00000000" w:rsidDel="00000000" w:rsidP="00000000" w:rsidRDefault="00000000" w:rsidRPr="00000000" w14:paraId="00000212">
      <w:pPr>
        <w:rPr/>
      </w:pPr>
      <w:r w:rsidDel="00000000" w:rsidR="00000000" w:rsidRPr="00000000">
        <w:rPr>
          <w:rtl w:val="0"/>
        </w:rPr>
        <w:t xml:space="preserve">La coherencia, entonces, no se mide por la ausencia de conflicto interno, sino por la capacidad de sostener ese conflicto sin perder dirección. Una mente coherente no evita tensiones: las convierte en energía estructural. No se aferra a certezas rígidas, pero tampoco se disuelve en relativismo.</w:t>
      </w:r>
    </w:p>
    <w:p w:rsidR="00000000" w:rsidDel="00000000" w:rsidP="00000000" w:rsidRDefault="00000000" w:rsidRPr="00000000" w14:paraId="00000213">
      <w:pPr>
        <w:rPr/>
      </w:pPr>
      <w:r w:rsidDel="00000000" w:rsidR="00000000" w:rsidRPr="00000000">
        <w:rPr>
          <w:rtl w:val="0"/>
        </w:rPr>
        <w:t xml:space="preserve">Mantiene una forma de equilibrio-desequilibrio estable: flexible para adaptarse, firme para orientarse. Esta es la lógica que permite navegar un tablero donde cada nueva información modifica el conjunto, donde los patrones emergen del cambio y donde el pensamiento debe ser, a la vez, estable y evolutivo.</w:t>
      </w:r>
    </w:p>
    <w:p w:rsidR="00000000" w:rsidDel="00000000" w:rsidP="00000000" w:rsidRDefault="00000000" w:rsidRPr="00000000" w14:paraId="00000214">
      <w:pPr>
        <w:rPr/>
      </w:pPr>
      <w:r w:rsidDel="00000000" w:rsidR="00000000" w:rsidRPr="00000000">
        <w:rPr>
          <w:rtl w:val="0"/>
        </w:rPr>
        <w:t xml:space="preserve">En última instancia, la lógica del juego no encierra la mente: la libera de los extremos —del dogma que ciega y del caos que dispersa— y la orienta a pensar con mayor profundidad, precisión y lucidez. Pensar bien es jugar bien: generar movimientos que amplíen el entendimiento sin romper la coherencia del tablero interior.</w:t>
      </w:r>
    </w:p>
    <w:p w:rsidR="00000000" w:rsidDel="00000000" w:rsidP="00000000" w:rsidRDefault="00000000" w:rsidRPr="00000000" w14:paraId="00000215">
      <w:pPr>
        <w:pStyle w:val="Heading4"/>
        <w:rPr/>
      </w:pPr>
      <w:r w:rsidDel="00000000" w:rsidR="00000000" w:rsidRPr="00000000">
        <w:rPr>
          <w:rtl w:val="0"/>
        </w:rPr>
        <w:t xml:space="preserve">3.3.1. Lógica de sistemas complejos – Pensar en un mundo no lineal</w:t>
      </w:r>
    </w:p>
    <w:p w:rsidR="00000000" w:rsidDel="00000000" w:rsidP="00000000" w:rsidRDefault="00000000" w:rsidRPr="00000000" w14:paraId="00000216">
      <w:pPr>
        <w:rPr/>
      </w:pPr>
      <w:r w:rsidDel="00000000" w:rsidR="00000000" w:rsidRPr="00000000">
        <w:rPr>
          <w:rtl w:val="0"/>
        </w:rPr>
        <w:t xml:space="preserve">La lógica del juego no puede operar bajo los supuestos clásicos de linealidad, causalidad simple y estabilidad permanente. El mundo real —biológico, psicológico, social, económico, ecológico— está estructurado como un sistema complejo: compuesto por múltiples agentes, retroalimentaciones, adaptaciones y dinámicas no lineales. Pensar con coherencia en este tipo de sistemas exige un marco lógico que comprenda la emergencia, el cambio y los efectos acumulativos.</w:t>
      </w:r>
    </w:p>
    <w:p w:rsidR="00000000" w:rsidDel="00000000" w:rsidP="00000000" w:rsidRDefault="00000000" w:rsidRPr="00000000" w14:paraId="00000217">
      <w:pPr>
        <w:rPr/>
      </w:pPr>
      <w:r w:rsidDel="00000000" w:rsidR="00000000" w:rsidRPr="00000000">
        <w:rPr>
          <w:rtl w:val="0"/>
        </w:rPr>
        <w:t xml:space="preserve">En un sistema complejo, pequeñas variaciones pueden producir grandes consecuencias, mientras que grandes intervenciones pueden diluirse sin impacto significativo. La lógica tradicional, que busca relaciones simples de causa y efecto, se ve desbordada. Por eso la Filosofía del Juego integra principios de la teoría de sistemas, la cibernética y la complejidad.</w:t>
      </w:r>
    </w:p>
    <w:p w:rsidR="00000000" w:rsidDel="00000000" w:rsidP="00000000" w:rsidRDefault="00000000" w:rsidRPr="00000000" w14:paraId="00000218">
      <w:pPr>
        <w:pStyle w:val="Heading5"/>
        <w:rPr/>
      </w:pPr>
      <w:r w:rsidDel="00000000" w:rsidR="00000000" w:rsidRPr="00000000">
        <w:rPr>
          <w:rtl w:val="0"/>
        </w:rPr>
        <w:t xml:space="preserve">3.3.1.1. Retroalimentación positiva y negativa:</w:t>
      </w:r>
    </w:p>
    <w:p w:rsidR="00000000" w:rsidDel="00000000" w:rsidP="00000000" w:rsidRDefault="00000000" w:rsidRPr="00000000" w14:paraId="00000219">
      <w:pPr>
        <w:rPr/>
      </w:pPr>
      <w:r w:rsidDel="00000000" w:rsidR="00000000" w:rsidRPr="00000000">
        <w:rPr>
          <w:rtl w:val="0"/>
        </w:rPr>
        <w:t xml:space="preserve">Los sistemas vivos —incluida la mente— se estabilizan mediante bucles que corrigen desviaciones, y se transforman mediante bucles que amplifican cambios. Pensar con coherencia implica reconocer cuándo un pensamiento está corrigiendo un error y cuándo está reforzando una deriva.</w:t>
      </w:r>
    </w:p>
    <w:p w:rsidR="00000000" w:rsidDel="00000000" w:rsidP="00000000" w:rsidRDefault="00000000" w:rsidRPr="00000000" w14:paraId="0000021A">
      <w:pPr>
        <w:pStyle w:val="Heading5"/>
        <w:rPr/>
      </w:pPr>
      <w:r w:rsidDel="00000000" w:rsidR="00000000" w:rsidRPr="00000000">
        <w:rPr>
          <w:rtl w:val="0"/>
        </w:rPr>
        <w:t xml:space="preserve">3.3.1.2. No-linealidad:</w:t>
      </w:r>
    </w:p>
    <w:p w:rsidR="00000000" w:rsidDel="00000000" w:rsidP="00000000" w:rsidRDefault="00000000" w:rsidRPr="00000000" w14:paraId="0000021B">
      <w:pPr>
        <w:rPr/>
      </w:pPr>
      <w:r w:rsidDel="00000000" w:rsidR="00000000" w:rsidRPr="00000000">
        <w:rPr>
          <w:rtl w:val="0"/>
        </w:rPr>
        <w:t xml:space="preserve">Las relaciones entre ideas no son proporcionales. Un insight puede reorganizar toda la estructura interna del pensamiento (efecto de reorganización), mientras que horas de reflexión pueden no producir cambios. La lógica del juego incorpora esta dinámica.</w:t>
      </w:r>
    </w:p>
    <w:p w:rsidR="00000000" w:rsidDel="00000000" w:rsidP="00000000" w:rsidRDefault="00000000" w:rsidRPr="00000000" w14:paraId="0000021C">
      <w:pPr>
        <w:pStyle w:val="Heading5"/>
        <w:rPr/>
      </w:pPr>
      <w:r w:rsidDel="00000000" w:rsidR="00000000" w:rsidRPr="00000000">
        <w:rPr>
          <w:rtl w:val="0"/>
        </w:rPr>
        <w:t xml:space="preserve">3.3.1.3. Emergencia:</w:t>
      </w:r>
    </w:p>
    <w:p w:rsidR="00000000" w:rsidDel="00000000" w:rsidP="00000000" w:rsidRDefault="00000000" w:rsidRPr="00000000" w14:paraId="0000021D">
      <w:pPr>
        <w:rPr/>
      </w:pPr>
      <w:r w:rsidDel="00000000" w:rsidR="00000000" w:rsidRPr="00000000">
        <w:rPr>
          <w:rtl w:val="0"/>
        </w:rPr>
        <w:t xml:space="preserve">La coherencia del pensamiento no surge de reglas locales, sino de patrones globales que emergen de múltiples interacciones internas. Una mente coherente es un sistema que se autoorganiza.</w:t>
      </w:r>
    </w:p>
    <w:p w:rsidR="00000000" w:rsidDel="00000000" w:rsidP="00000000" w:rsidRDefault="00000000" w:rsidRPr="00000000" w14:paraId="0000021E">
      <w:pPr>
        <w:pStyle w:val="Heading5"/>
        <w:rPr/>
      </w:pPr>
      <w:r w:rsidDel="00000000" w:rsidR="00000000" w:rsidRPr="00000000">
        <w:rPr>
          <w:rtl w:val="0"/>
        </w:rPr>
        <w:t xml:space="preserve">3.3.1.4. Bifurcaciones cognitivas:</w:t>
      </w:r>
    </w:p>
    <w:p w:rsidR="00000000" w:rsidDel="00000000" w:rsidP="00000000" w:rsidRDefault="00000000" w:rsidRPr="00000000" w14:paraId="0000021F">
      <w:pPr>
        <w:rPr/>
      </w:pPr>
      <w:r w:rsidDel="00000000" w:rsidR="00000000" w:rsidRPr="00000000">
        <w:rPr>
          <w:rtl w:val="0"/>
        </w:rPr>
        <w:t xml:space="preserve">Al igual que un sistema físico o biológico, la mente atraviesa puntos de inflexión: momentos donde una pequeña nueva información puede reorganizar todo el mapa conceptual. La lógica del juego enseña a reconocer esos umbrales.</w:t>
      </w:r>
    </w:p>
    <w:p w:rsidR="00000000" w:rsidDel="00000000" w:rsidP="00000000" w:rsidRDefault="00000000" w:rsidRPr="00000000" w14:paraId="00000220">
      <w:pPr>
        <w:pStyle w:val="Heading5"/>
        <w:rPr/>
      </w:pPr>
      <w:r w:rsidDel="00000000" w:rsidR="00000000" w:rsidRPr="00000000">
        <w:rPr>
          <w:rtl w:val="0"/>
        </w:rPr>
        <w:t xml:space="preserve">3.3.1.5. Robustez y fragilidad:</w:t>
      </w:r>
    </w:p>
    <w:p w:rsidR="00000000" w:rsidDel="00000000" w:rsidP="00000000" w:rsidRDefault="00000000" w:rsidRPr="00000000" w14:paraId="00000221">
      <w:pPr>
        <w:rPr/>
      </w:pPr>
      <w:r w:rsidDel="00000000" w:rsidR="00000000" w:rsidRPr="00000000">
        <w:rPr>
          <w:rtl w:val="0"/>
        </w:rPr>
        <w:t xml:space="preserve">El pensamiento robusto es flexible; el frágil, rígido. La lógica del juego busca construir esquemas capaces de adaptarse sin romperse.</w:t>
      </w:r>
    </w:p>
    <w:p w:rsidR="00000000" w:rsidDel="00000000" w:rsidP="00000000" w:rsidRDefault="00000000" w:rsidRPr="00000000" w14:paraId="00000222">
      <w:pPr>
        <w:rPr/>
      </w:pPr>
      <w:r w:rsidDel="00000000" w:rsidR="00000000" w:rsidRPr="00000000">
        <w:rPr>
          <w:rtl w:val="0"/>
        </w:rPr>
        <w:t xml:space="preserve">Pensar en sistemas complejos exige aceptar que la coherencia no es una línea recta, sino una trama viva que se equilibra a través del movimiento. La lógica del juego es, por tanto, una lógica dinámica: una forma de organizar la mente para que pueda navegar la complejidad sin sucumbir al caos ni refugiarse en la simplificación dogmática.</w:t>
      </w:r>
    </w:p>
    <w:p w:rsidR="00000000" w:rsidDel="00000000" w:rsidP="00000000" w:rsidRDefault="00000000" w:rsidRPr="00000000" w14:paraId="00000223">
      <w:pPr>
        <w:pStyle w:val="Heading4"/>
        <w:rPr/>
      </w:pPr>
      <w:r w:rsidDel="00000000" w:rsidR="00000000" w:rsidRPr="00000000">
        <w:rPr>
          <w:rtl w:val="0"/>
        </w:rPr>
        <w:t xml:space="preserve">3.3.2. Errores cognitivos – Jugadas fallidas del pensamiento</w:t>
      </w:r>
    </w:p>
    <w:p w:rsidR="00000000" w:rsidDel="00000000" w:rsidP="00000000" w:rsidRDefault="00000000" w:rsidRPr="00000000" w14:paraId="00000224">
      <w:pPr>
        <w:rPr/>
      </w:pPr>
      <w:r w:rsidDel="00000000" w:rsidR="00000000" w:rsidRPr="00000000">
        <w:rPr>
          <w:rtl w:val="0"/>
        </w:rPr>
        <w:t xml:space="preserve">Dentro del tablero mental, los errores no son fallas, sino jugadas que muestran los límites del pensamiento humano en su proceso de aprendizaje. La Filosofía del Juego incorpora los hallazgos de la psicología cognitiva y las ciencias del comportamiento, pero los reinterpreta: los sesgos no son anomalías, sino estrategias adaptativas que, en ciertos contextos, dejaron de funcionar.</w:t>
      </w:r>
    </w:p>
    <w:p w:rsidR="00000000" w:rsidDel="00000000" w:rsidP="00000000" w:rsidRDefault="00000000" w:rsidRPr="00000000" w14:paraId="00000225">
      <w:pPr>
        <w:rPr/>
      </w:pPr>
      <w:r w:rsidDel="00000000" w:rsidR="00000000" w:rsidRPr="00000000">
        <w:rPr>
          <w:rtl w:val="0"/>
        </w:rPr>
        <w:t xml:space="preserve">Los errores cognitivos son jugadas fallidas que enseñan cómo piensa la mente y por qué pierde equilibrio. Entre los más relevantes:</w:t>
      </w:r>
    </w:p>
    <w:p w:rsidR="00000000" w:rsidDel="00000000" w:rsidP="00000000" w:rsidRDefault="00000000" w:rsidRPr="00000000" w14:paraId="0000022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Sesgo de confirmación: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jugador mental selecciona solo las piezas que encajan en su jugada actual, ignorando movimientos que podrían mejorar la estrategia. Es un error de autoprotección: busca coherencia, pero termina produciendo ceguera.</w:t>
      </w:r>
    </w:p>
    <w:p w:rsidR="00000000" w:rsidDel="00000000" w:rsidP="00000000" w:rsidRDefault="00000000" w:rsidRPr="00000000" w14:paraId="0000022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Disponibilidad y accesibilidad: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 más reciente o emocionalmente intenso parece más real. Es una jugada apresurada, basada en información rápida, que puede ignorar relaciones profundas del tablero.</w:t>
      </w:r>
    </w:p>
    <w:p w:rsidR="00000000" w:rsidDel="00000000" w:rsidP="00000000" w:rsidRDefault="00000000" w:rsidRPr="00000000" w14:paraId="0000022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Ilusión de control: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mente supone que sus decisiones tienen más impacto del que realmente tienen, subestimando la complejidad del sistema. Es una jugada que ignora interdependencias.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Atribución simplificada: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atribuyen causas a agentes individuales cuando, en realidad, el movimiento surge de condiciones sistémicas. Es un error de mapa: confundir el jugador con la arquitectura del tablero.</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Anclaje: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primera impresión actúa como jugada inicial que condiciona toda la partida, incluso cuando deja de ser funcional.</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Estos sesgos no deben concebirse como defectos a eliminar —nadie puede hacerlo— sino como dinámicas a reconocer para mejorar la lucidez del juego mental. La coherencia surge cuando el jugador logra observar estas desviaciones, ajustar sus estrategias, ampliar su información y recalibrar sus movimientos.</w:t>
      </w:r>
    </w:p>
    <w:p w:rsidR="00000000" w:rsidDel="00000000" w:rsidP="00000000" w:rsidRDefault="00000000" w:rsidRPr="00000000" w14:paraId="0000022C">
      <w:pPr>
        <w:rPr/>
      </w:pPr>
      <w:r w:rsidDel="00000000" w:rsidR="00000000" w:rsidRPr="00000000">
        <w:rPr>
          <w:rtl w:val="0"/>
        </w:rPr>
        <w:t xml:space="preserve">La mente lúcida no es la que no se equivoca, sino la que convierte cada error en movimiento de aprendizaje. Así, la gnoseología del juego integra la fragilidad del pensamiento como parte esencial de su fortaleza: pensar bien no es evitar errores, sino aprender a usarlos para navegar un tablero complejo.</w:t>
      </w:r>
    </w:p>
    <w:p w:rsidR="00000000" w:rsidDel="00000000" w:rsidP="00000000" w:rsidRDefault="00000000" w:rsidRPr="00000000" w14:paraId="0000022D">
      <w:pPr>
        <w:pStyle w:val="Heading4"/>
        <w:rPr/>
      </w:pPr>
      <w:r w:rsidDel="00000000" w:rsidR="00000000" w:rsidRPr="00000000">
        <w:rPr>
          <w:rtl w:val="0"/>
        </w:rPr>
        <w:t xml:space="preserve">3.3.3. Metacognición – El jugador que observa al jugador</w:t>
      </w:r>
    </w:p>
    <w:p w:rsidR="00000000" w:rsidDel="00000000" w:rsidP="00000000" w:rsidRDefault="00000000" w:rsidRPr="00000000" w14:paraId="0000022E">
      <w:pPr>
        <w:rPr/>
      </w:pPr>
      <w:r w:rsidDel="00000000" w:rsidR="00000000" w:rsidRPr="00000000">
        <w:rPr>
          <w:rtl w:val="0"/>
        </w:rPr>
        <w:t xml:space="preserve">La metacognición es la capacidad de observar el propio pensamiento mientras se piensa: una conciencia de segundo orden que transforma al jugador en observador de sí mismo. En la lógica del juego, este nivel es fundamental, porque permite comprender que no solo jugamos en el tablero externo, sino también en el tablero mental.</w:t>
      </w:r>
    </w:p>
    <w:p w:rsidR="00000000" w:rsidDel="00000000" w:rsidP="00000000" w:rsidRDefault="00000000" w:rsidRPr="00000000" w14:paraId="0000022F">
      <w:pPr>
        <w:rPr/>
      </w:pPr>
      <w:r w:rsidDel="00000000" w:rsidR="00000000" w:rsidRPr="00000000">
        <w:rPr>
          <w:rtl w:val="0"/>
        </w:rPr>
        <w:t xml:space="preserve">La mente que no se observa juega a ciegas; repite patrones, cae en inercias y confunde reacción con decisión. En cambio, la metacognición introduce distancia estratégica: permite ver cómo se origina una idea, qué emociones la condicionan, qué sesgos la filtran y qué alternativas quedaron fuera del campo de visión.</w:t>
      </w:r>
    </w:p>
    <w:p w:rsidR="00000000" w:rsidDel="00000000" w:rsidP="00000000" w:rsidRDefault="00000000" w:rsidRPr="00000000" w14:paraId="00000230">
      <w:pPr>
        <w:rPr/>
      </w:pPr>
      <w:r w:rsidDel="00000000" w:rsidR="00000000" w:rsidRPr="00000000">
        <w:rPr>
          <w:rtl w:val="0"/>
        </w:rPr>
        <w:t xml:space="preserve">Desde esta perspectiva, pensar no es solo desplegar jugadas cognitivas, sino examinar cómo esas jugadas se generan.</w:t>
      </w:r>
    </w:p>
    <w:p w:rsidR="00000000" w:rsidDel="00000000" w:rsidP="00000000" w:rsidRDefault="00000000" w:rsidRPr="00000000" w14:paraId="00000231">
      <w:pPr>
        <w:rPr/>
      </w:pPr>
      <w:r w:rsidDel="00000000" w:rsidR="00000000" w:rsidRPr="00000000">
        <w:rPr>
          <w:rtl w:val="0"/>
        </w:rPr>
        <w:t xml:space="preserve">La metacognición cumple tres funciones clave:</w:t>
      </w:r>
    </w:p>
    <w:p w:rsidR="00000000" w:rsidDel="00000000" w:rsidP="00000000" w:rsidRDefault="00000000" w:rsidRPr="00000000" w14:paraId="0000023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Detección: Identifica errores, impulsos, sesgos y automatismos antes de que se vuelvan decisiones.</w:t>
      </w:r>
    </w:p>
    <w:p w:rsidR="00000000" w:rsidDel="00000000" w:rsidP="00000000" w:rsidRDefault="00000000" w:rsidRPr="00000000" w14:paraId="0000023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Corrección: Ajusta el rumbo, evita movimientos innecesarios, reduce ruido mental y refina la estrategia.</w:t>
      </w:r>
    </w:p>
    <w:p w:rsidR="00000000" w:rsidDel="00000000" w:rsidP="00000000" w:rsidRDefault="00000000" w:rsidRPr="00000000" w14:paraId="0000023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Reorientación: Permite reconstruir el mapa mental cuando el tablero cambia, en lugar de aferrarse a viejos esquemas.</w:t>
      </w:r>
    </w:p>
    <w:p w:rsidR="00000000" w:rsidDel="00000000" w:rsidP="00000000" w:rsidRDefault="00000000" w:rsidRPr="00000000" w14:paraId="00000235">
      <w:pPr>
        <w:rPr/>
      </w:pPr>
      <w:r w:rsidDel="00000000" w:rsidR="00000000" w:rsidRPr="00000000">
        <w:rPr>
          <w:rtl w:val="0"/>
        </w:rPr>
        <w:t xml:space="preserve">El jugador metacognitivo es consciente de que no controla todos los factores, pero sabe que puede dirigir la forma en que procesa el mundo. Su fuerza no está en acumular certezas, sino en vigilar su propio proceso de pensar. La lucidez aparece cuando la mente es capaz de examinarse con honestidad, detectar dónde se equivoca y modificar la ruta sin perder dirección.</w:t>
      </w:r>
    </w:p>
    <w:p w:rsidR="00000000" w:rsidDel="00000000" w:rsidP="00000000" w:rsidRDefault="00000000" w:rsidRPr="00000000" w14:paraId="00000236">
      <w:pPr>
        <w:rPr/>
      </w:pPr>
      <w:r w:rsidDel="00000000" w:rsidR="00000000" w:rsidRPr="00000000">
        <w:rPr>
          <w:rtl w:val="0"/>
        </w:rPr>
        <w:t xml:space="preserve">En la lógica del juego, la metacognición es la interfaz que permite aprender de cada jugada, transformando el pensamiento en un organismo vivo capaz de adaptarse al cambio, sostener tensiones y mejorar continuamente su coherencia interna.</w:t>
      </w:r>
    </w:p>
    <w:p w:rsidR="00000000" w:rsidDel="00000000" w:rsidP="00000000" w:rsidRDefault="00000000" w:rsidRPr="00000000" w14:paraId="00000237">
      <w:pPr>
        <w:pStyle w:val="Heading4"/>
        <w:ind w:left="708" w:hanging="708"/>
        <w:rPr/>
      </w:pPr>
      <w:r w:rsidDel="00000000" w:rsidR="00000000" w:rsidRPr="00000000">
        <w:rPr>
          <w:rtl w:val="0"/>
        </w:rPr>
        <w:t xml:space="preserve">3.3.4. La lógica emocional – Sentir también es pensar</w:t>
      </w:r>
    </w:p>
    <w:p w:rsidR="00000000" w:rsidDel="00000000" w:rsidP="00000000" w:rsidRDefault="00000000" w:rsidRPr="00000000" w14:paraId="00000238">
      <w:pPr>
        <w:rPr/>
      </w:pPr>
      <w:r w:rsidDel="00000000" w:rsidR="00000000" w:rsidRPr="00000000">
        <w:rPr>
          <w:rtl w:val="0"/>
        </w:rPr>
        <w:t xml:space="preserve">La tradición filosófica separó emoción y razón como si fueran fuerzas opuestas. La Filosofía del Juego rechaza esta división: toda jugada mental incluye un componente emocional que influye en la percepción, la memoria, la evaluación de riesgos y la toma de decisiones. Sentir también es pensar.</w:t>
      </w:r>
    </w:p>
    <w:p w:rsidR="00000000" w:rsidDel="00000000" w:rsidP="00000000" w:rsidRDefault="00000000" w:rsidRPr="00000000" w14:paraId="00000239">
      <w:pPr>
        <w:rPr/>
      </w:pPr>
      <w:r w:rsidDel="00000000" w:rsidR="00000000" w:rsidRPr="00000000">
        <w:rPr>
          <w:rtl w:val="0"/>
        </w:rPr>
        <w:t xml:space="preserve">Las emociones son patrones cognitivos acelerados: señales evolutivas que preparan al organismo para actuar antes de que la razón formule un argumento. No distorsionan la lógica; la complementan. Una mente sin emociones sería incapaz de priorizar, intuir o decidir en tiempo real.</w:t>
      </w:r>
    </w:p>
    <w:p w:rsidR="00000000" w:rsidDel="00000000" w:rsidP="00000000" w:rsidRDefault="00000000" w:rsidRPr="00000000" w14:paraId="0000023A">
      <w:pPr>
        <w:rPr/>
      </w:pPr>
      <w:r w:rsidDel="00000000" w:rsidR="00000000" w:rsidRPr="00000000">
        <w:rPr>
          <w:rtl w:val="0"/>
        </w:rPr>
        <w:t xml:space="preserve">La lógica emocional opera como:</w:t>
      </w:r>
    </w:p>
    <w:p w:rsidR="00000000" w:rsidDel="00000000" w:rsidP="00000000" w:rsidRDefault="00000000" w:rsidRPr="00000000" w14:paraId="000002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de marcaje (Damasio): Las emociones asignan valor a cada jugada: qué importa, qué no, qué nos mueve.</w:t>
      </w:r>
    </w:p>
    <w:p w:rsidR="00000000" w:rsidDel="00000000" w:rsidP="00000000" w:rsidRDefault="00000000" w:rsidRPr="00000000" w14:paraId="000002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Motor de coherencia interna: Sin un eje afectivo, el pensamiento se vuelve disperso, incapaz de ordenar prioridades.</w:t>
      </w:r>
    </w:p>
    <w:p w:rsidR="00000000" w:rsidDel="00000000" w:rsidP="00000000" w:rsidRDefault="00000000" w:rsidRPr="00000000" w14:paraId="0000023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anticipatorio: Las emociones leen patrones del entorno antes de que la razón los interprete.</w:t>
      </w:r>
    </w:p>
    <w:p w:rsidR="00000000" w:rsidDel="00000000" w:rsidP="00000000" w:rsidRDefault="00000000" w:rsidRPr="00000000" w14:paraId="0000023E">
      <w:pPr>
        <w:rPr/>
      </w:pPr>
      <w:r w:rsidDel="00000000" w:rsidR="00000000" w:rsidRPr="00000000">
        <w:rPr>
          <w:rtl w:val="0"/>
        </w:rPr>
        <w:t xml:space="preserve">El problema no es sentir, sino no saber leer las emociones dentro del juego. Una emoción no reconocida se convierte en movimiento ciego; una emoción comprendida se vuelve brújula estratégica.</w:t>
      </w:r>
    </w:p>
    <w:p w:rsidR="00000000" w:rsidDel="00000000" w:rsidP="00000000" w:rsidRDefault="00000000" w:rsidRPr="00000000" w14:paraId="0000023F">
      <w:pPr>
        <w:rPr/>
      </w:pPr>
      <w:r w:rsidDel="00000000" w:rsidR="00000000" w:rsidRPr="00000000">
        <w:rPr>
          <w:rtl w:val="0"/>
        </w:rPr>
        <w:t xml:space="preserve">Por eso la lógica del juego integra la emoción como parte de la coherencia mental: no basta con pensar bien; hay que sentir bien. La lucidez surge cuando emoción y razón se sostienen mutuamente, cuando la energía afectiva impulsa y la claridad cognitiva orienta. La mente que integra sus emociones no pierde objetividad: gana profundidad.</w:t>
      </w:r>
    </w:p>
    <w:p w:rsidR="00000000" w:rsidDel="00000000" w:rsidP="00000000" w:rsidRDefault="00000000" w:rsidRPr="00000000" w14:paraId="00000240">
      <w:pPr>
        <w:pStyle w:val="Heading4"/>
        <w:rPr/>
      </w:pPr>
      <w:r w:rsidDel="00000000" w:rsidR="00000000" w:rsidRPr="00000000">
        <w:rPr>
          <w:rtl w:val="0"/>
        </w:rPr>
        <w:t xml:space="preserve">3.3.5. Iterar y pivotar – El aprendizaje lógico del jugador</w:t>
      </w:r>
    </w:p>
    <w:p w:rsidR="00000000" w:rsidDel="00000000" w:rsidP="00000000" w:rsidRDefault="00000000" w:rsidRPr="00000000" w14:paraId="00000241">
      <w:pPr>
        <w:rPr/>
      </w:pPr>
      <w:r w:rsidDel="00000000" w:rsidR="00000000" w:rsidRPr="00000000">
        <w:rPr>
          <w:rtl w:val="0"/>
        </w:rPr>
        <w:t xml:space="preserve">La iteración y el pivotaje ocupan un lugar central en la lógica del juego porque describen cómo aprende un sistema vivo. Ningún jugador comprende el tablero al primer intento; aprende haciendo, fallando, ajustando y reintentando.</w:t>
      </w:r>
    </w:p>
    <w:p w:rsidR="00000000" w:rsidDel="00000000" w:rsidP="00000000" w:rsidRDefault="00000000" w:rsidRPr="00000000" w14:paraId="0000024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Iterar es repetir una jugada con variaciones pequeñas para mejorarla.</w:t>
      </w:r>
    </w:p>
    <w:p w:rsidR="00000000" w:rsidDel="00000000" w:rsidP="00000000" w:rsidRDefault="00000000" w:rsidRPr="00000000" w14:paraId="0000024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Pivotar es reorientar la estrategia cuando el tablero demuestra que la jugada actual no funciona.</w:t>
      </w:r>
    </w:p>
    <w:p w:rsidR="00000000" w:rsidDel="00000000" w:rsidP="00000000" w:rsidRDefault="00000000" w:rsidRPr="00000000" w14:paraId="00000244">
      <w:pPr>
        <w:rPr/>
      </w:pPr>
      <w:r w:rsidDel="00000000" w:rsidR="00000000" w:rsidRPr="00000000">
        <w:rPr>
          <w:rtl w:val="0"/>
        </w:rPr>
        <w:t xml:space="preserve">Son dos movimientos complementarios: Iteración: optimiza, pivotaje: transforma. Ambos procesos son expresiones de la racionalidad adaptativa: una inteligencia que entiende que la coherencia no es estática, sino dinámica, y que se construye a través de ciclos de prueba y corrección. </w:t>
      </w:r>
    </w:p>
    <w:p w:rsidR="00000000" w:rsidDel="00000000" w:rsidP="00000000" w:rsidRDefault="00000000" w:rsidRPr="00000000" w14:paraId="00000245">
      <w:pPr>
        <w:rPr/>
      </w:pPr>
      <w:r w:rsidDel="00000000" w:rsidR="00000000" w:rsidRPr="00000000">
        <w:rPr>
          <w:rtl w:val="0"/>
        </w:rPr>
        <w:t xml:space="preserve">Dentro del pensamiento, iterar y pivotar equivalen a:</w:t>
      </w:r>
    </w:p>
    <w:p w:rsidR="00000000" w:rsidDel="00000000" w:rsidP="00000000" w:rsidRDefault="00000000" w:rsidRPr="00000000" w14:paraId="000002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Revisar hipótesis a la luz de nueva información.</w:t>
      </w:r>
    </w:p>
    <w:p w:rsidR="00000000" w:rsidDel="00000000" w:rsidP="00000000" w:rsidRDefault="00000000" w:rsidRPr="00000000" w14:paraId="000002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Cambiar de modelo mental cuando los hechos lo exigen.</w:t>
      </w:r>
    </w:p>
    <w:p w:rsidR="00000000" w:rsidDel="00000000" w:rsidP="00000000" w:rsidRDefault="00000000" w:rsidRPr="00000000" w14:paraId="000002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Abandonar una creencia obsoleta sin derrumbar toda la estructura cognitiva.</w:t>
      </w:r>
    </w:p>
    <w:p w:rsidR="00000000" w:rsidDel="00000000" w:rsidP="00000000" w:rsidRDefault="00000000" w:rsidRPr="00000000" w14:paraId="000002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feedback sin perder el eje.</w:t>
      </w:r>
    </w:p>
    <w:p w:rsidR="00000000" w:rsidDel="00000000" w:rsidP="00000000" w:rsidRDefault="00000000" w:rsidRPr="00000000" w14:paraId="000002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flexibilidad sin caos y estructura sin rigidez.</w:t>
      </w:r>
    </w:p>
    <w:p w:rsidR="00000000" w:rsidDel="00000000" w:rsidP="00000000" w:rsidRDefault="00000000" w:rsidRPr="00000000" w14:paraId="0000024B">
      <w:pPr>
        <w:rPr/>
      </w:pPr>
      <w:r w:rsidDel="00000000" w:rsidR="00000000" w:rsidRPr="00000000">
        <w:rPr>
          <w:rtl w:val="0"/>
        </w:rPr>
        <w:t xml:space="preserve">La lógica tradicional asume que pensar bien es acertar a la primera; la lógica del juego sostiene que pensar bien es saber corregirse a tiempo.</w:t>
      </w:r>
    </w:p>
    <w:p w:rsidR="00000000" w:rsidDel="00000000" w:rsidP="00000000" w:rsidRDefault="00000000" w:rsidRPr="00000000" w14:paraId="0000024C">
      <w:pPr>
        <w:rPr/>
      </w:pPr>
      <w:r w:rsidDel="00000000" w:rsidR="00000000" w:rsidRPr="00000000">
        <w:rPr>
          <w:rtl w:val="0"/>
        </w:rPr>
        <w:t xml:space="preserve">El jugador lúcido no teme cambiar de dirección porque comprende que el tablero cambia, y que la verdadera coherencia se demuestra en la capacidad de actualizar la estrategia sin perder la identidad.</w:t>
      </w:r>
    </w:p>
    <w:p w:rsidR="00000000" w:rsidDel="00000000" w:rsidP="00000000" w:rsidRDefault="00000000" w:rsidRPr="00000000" w14:paraId="0000024D">
      <w:pPr>
        <w:rPr/>
      </w:pPr>
      <w:r w:rsidDel="00000000" w:rsidR="00000000" w:rsidRPr="00000000">
        <w:rPr>
          <w:rtl w:val="0"/>
        </w:rPr>
        <w:t xml:space="preserve">Iterar y pivotar son, en última instancia, la mecánica interna del aprendizaje lúcido: el movimiento continuo que mantiene viva la inteligencia y fértil la libertad.</w:t>
      </w:r>
    </w:p>
    <w:p w:rsidR="00000000" w:rsidDel="00000000" w:rsidP="00000000" w:rsidRDefault="00000000" w:rsidRPr="00000000" w14:paraId="0000024E">
      <w:pPr>
        <w:pStyle w:val="Heading4"/>
        <w:rPr/>
      </w:pPr>
      <w:r w:rsidDel="00000000" w:rsidR="00000000" w:rsidRPr="00000000">
        <w:rPr>
          <w:rtl w:val="0"/>
        </w:rPr>
        <w:t xml:space="preserve">3.3.6. Lógica de tensiones – El arte de sostener paradojas sin romperse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La mente humana no opera como una línea recta, sino como un campo de tensiones. Toda comprensión profunda surge de sostener fuerzas aparentemente opuestas: libertad y límite, individuo y comunidad, razón y emoción, estabilidad y cambio. La lógica tradicional buscó resolver estas polaridades eliminando una de las partes. La lógica del juego propone algo distinto: las tensiones no se resuelven, se administran.</w:t>
      </w:r>
    </w:p>
    <w:p w:rsidR="00000000" w:rsidDel="00000000" w:rsidP="00000000" w:rsidRDefault="00000000" w:rsidRPr="00000000" w14:paraId="00000251">
      <w:pPr>
        <w:rPr/>
      </w:pPr>
      <w:r w:rsidDel="00000000" w:rsidR="00000000" w:rsidRPr="00000000">
        <w:rPr>
          <w:rtl w:val="0"/>
        </w:rPr>
        <w:t xml:space="preserve">Una tensión es energía cognitiva. Cuando se intenta eliminarla, se pierde información; cuando se exagera, se pierde estabilidad. La lucidez consiste en mantener la tensión en un punto fértil donde ambas fuerzas siguen vivas y permiten nuevas jugadas.</w:t>
      </w:r>
    </w:p>
    <w:p w:rsidR="00000000" w:rsidDel="00000000" w:rsidP="00000000" w:rsidRDefault="00000000" w:rsidRPr="00000000" w14:paraId="00000252">
      <w:pPr>
        <w:rPr/>
      </w:pPr>
      <w:r w:rsidDel="00000000" w:rsidR="00000000" w:rsidRPr="00000000">
        <w:rPr>
          <w:rtl w:val="0"/>
        </w:rPr>
        <w:t xml:space="preserve">Sostener tensiones desde la lógica también significa:</w:t>
      </w:r>
    </w:p>
    <w:p w:rsidR="00000000" w:rsidDel="00000000" w:rsidP="00000000" w:rsidRDefault="00000000" w:rsidRPr="00000000" w14:paraId="0000025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aceptar que dos ideas pueden ser simultáneamente verdaderas en planos distintos,</w:t>
      </w:r>
    </w:p>
    <w:p w:rsidR="00000000" w:rsidDel="00000000" w:rsidP="00000000" w:rsidRDefault="00000000" w:rsidRPr="00000000" w14:paraId="0000025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comprender que una contradicción aparente puede revelar un límite del modelo,</w:t>
      </w:r>
    </w:p>
    <w:p w:rsidR="00000000" w:rsidDel="00000000" w:rsidP="00000000" w:rsidRDefault="00000000" w:rsidRPr="00000000" w14:paraId="0000025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851"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permitir que la complejidad se exprese sin reducirla a simplificaciones binarias y</w:t>
      </w:r>
    </w:p>
    <w:p w:rsidR="00000000" w:rsidDel="00000000" w:rsidP="00000000" w:rsidRDefault="00000000" w:rsidRPr="00000000" w14:paraId="00000256">
      <w:pPr>
        <w:rPr/>
      </w:pPr>
      <w:r w:rsidDel="00000000" w:rsidR="00000000" w:rsidRPr="00000000">
        <w:rPr>
          <w:rtl w:val="0"/>
        </w:rPr>
        <w:t xml:space="preserve">El pensamiento pobre busca certezas absolutas; el pensamiento fértil convive con ambigüedades productivas. En la lógica del juego, una paradoja no es un error: es una frontera. Allí donde el pensamiento se siente dividido, nace una posibilidad de expansión conceptual.</w:t>
      </w:r>
    </w:p>
    <w:p w:rsidR="00000000" w:rsidDel="00000000" w:rsidP="00000000" w:rsidRDefault="00000000" w:rsidRPr="00000000" w14:paraId="00000257">
      <w:pPr>
        <w:rPr/>
      </w:pPr>
      <w:r w:rsidDel="00000000" w:rsidR="00000000" w:rsidRPr="00000000">
        <w:rPr>
          <w:rtl w:val="0"/>
        </w:rPr>
        <w:t xml:space="preserve">La mente madura no colapsa ante la contradicción: la usa como motor para reorganizar su mapa del mundo. La capacidad de soportar tensiones sin romperse es una de las formas más profundas de inteligencia.</w:t>
      </w:r>
    </w:p>
    <w:p w:rsidR="00000000" w:rsidDel="00000000" w:rsidP="00000000" w:rsidRDefault="00000000" w:rsidRPr="00000000" w14:paraId="00000258">
      <w:pPr>
        <w:pStyle w:val="Heading3"/>
        <w:rPr/>
      </w:pPr>
      <w:r w:rsidDel="00000000" w:rsidR="00000000" w:rsidRPr="00000000">
        <w:rPr>
          <w:rtl w:val="0"/>
        </w:rPr>
        <w:t xml:space="preserve">3.4. Dinámica del juego – Atractores, metaestabilidad y bifurcaciones</w:t>
      </w:r>
    </w:p>
    <w:p w:rsidR="00000000" w:rsidDel="00000000" w:rsidP="00000000" w:rsidRDefault="00000000" w:rsidRPr="00000000" w14:paraId="00000259">
      <w:pPr>
        <w:rPr/>
      </w:pPr>
      <w:r w:rsidDel="00000000" w:rsidR="00000000" w:rsidRPr="00000000">
        <w:rPr>
          <w:rtl w:val="0"/>
        </w:rPr>
        <w:t xml:space="preserve">Si la ontología del juego describe qué es la realidad y la gnoseología cómo la conocemos, la dinámica del juego explica cómo cambia. La realidad —física, social, psicológica— no avanza de manera lineal: evoluciona siguiendo patrones, puntos críticos y estructuras que determinan los movimientos posibles.</w:t>
      </w:r>
    </w:p>
    <w:p w:rsidR="00000000" w:rsidDel="00000000" w:rsidP="00000000" w:rsidRDefault="00000000" w:rsidRPr="00000000" w14:paraId="0000025A">
      <w:pPr>
        <w:rPr/>
      </w:pPr>
      <w:r w:rsidDel="00000000" w:rsidR="00000000" w:rsidRPr="00000000">
        <w:rPr>
          <w:rtl w:val="0"/>
        </w:rPr>
        <w:t xml:space="preserve">3.4.1. Atractores – patrones hacia los que fluye el sistema</w:t>
      </w:r>
    </w:p>
    <w:p w:rsidR="00000000" w:rsidDel="00000000" w:rsidP="00000000" w:rsidRDefault="00000000" w:rsidRPr="00000000" w14:paraId="0000025B">
      <w:pPr>
        <w:rPr/>
      </w:pPr>
      <w:r w:rsidDel="00000000" w:rsidR="00000000" w:rsidRPr="00000000">
        <w:rPr>
          <w:rtl w:val="0"/>
        </w:rPr>
        <w:t xml:space="preserve">Un atractor es un conjunto de estados hacia los cuales un sistema tiende naturalmente. En el pensamiento, en la sociedad o en la naturaleza, los atractores organizan la conducta sin necesidad de imposición.</w:t>
      </w:r>
    </w:p>
    <w:p w:rsidR="00000000" w:rsidDel="00000000" w:rsidP="00000000" w:rsidRDefault="00000000" w:rsidRPr="00000000" w14:paraId="0000025C">
      <w:pPr>
        <w:rPr/>
      </w:pPr>
      <w:r w:rsidDel="00000000" w:rsidR="00000000" w:rsidRPr="00000000">
        <w:rPr>
          <w:rtl w:val="0"/>
        </w:rPr>
        <w:t xml:space="preserve">Ejemplos: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la cooperación puede ser un atractor social,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la desconfianza puede convertirse en otro,</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un sesgo cognitivo puede operar como atractor mental,</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un mercado estable o inestable actúa como atractor económico.</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Los atractores explican por qué ciertas dinámicas se repiten incluso cuando los individuos quieren cambiarlas.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3.4.2. Estados metaestables – equilibrios delicados que pueden sostenerse o colapsar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Un estado metaestable es un equilibrio que parece firme, pero que depende de tensiones internas que pueden reacomodarse con facilidad.</w:t>
      </w:r>
    </w:p>
    <w:p w:rsidR="00000000" w:rsidDel="00000000" w:rsidP="00000000" w:rsidRDefault="00000000" w:rsidRPr="00000000" w14:paraId="0000026B">
      <w:pPr>
        <w:rPr/>
      </w:pPr>
      <w:r w:rsidDel="00000000" w:rsidR="00000000" w:rsidRPr="00000000">
        <w:rPr>
          <w:rtl w:val="0"/>
        </w:rPr>
        <w:t xml:space="preserve">La mayoría de las estructuras humanas —democracias, mercados, familias, identidades— funcionan en metaestabilidad: lo suficientemente estables para operar, lo suficientemente sensibles para transformarse.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La metaestabilidad es fértil: permite adaptación continua sin colapso.</w:t>
      </w:r>
    </w:p>
    <w:p w:rsidR="00000000" w:rsidDel="00000000" w:rsidP="00000000" w:rsidRDefault="00000000" w:rsidRPr="00000000" w14:paraId="0000026E">
      <w:pPr>
        <w:rPr/>
      </w:pPr>
      <w:r w:rsidDel="00000000" w:rsidR="00000000" w:rsidRPr="00000000">
        <w:rPr>
          <w:rtl w:val="0"/>
        </w:rPr>
        <w:t xml:space="preserve">Si un sistema fuera completamente estable, no cambiaría; si fuera completamente inestable, no sobreviviría.</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3.4.3. Bifurcaciones – momentos en que el juego cambia de fase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Una bifurcación es un punto crítico donde pequeñas diferencias generan grandes consecuencias. En esos momentos: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los modelos previos dejan de funcionar,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los atractores cambian,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el sistema reorganiza su estructura,</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aparecen nuevas rutas evolutivas.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Las revoluciones, crisis económicas, cambios tecnológicos profundos o transformaciones personales intensas son bifurcaciones existenciales.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El jugador lúcido reconoce estos momentos.</w:t>
      </w:r>
    </w:p>
    <w:p w:rsidR="00000000" w:rsidDel="00000000" w:rsidP="00000000" w:rsidRDefault="00000000" w:rsidRPr="00000000" w14:paraId="0000027F">
      <w:pPr>
        <w:rPr/>
      </w:pPr>
      <w:r w:rsidDel="00000000" w:rsidR="00000000" w:rsidRPr="00000000">
        <w:rPr>
          <w:rtl w:val="0"/>
        </w:rPr>
        <w:t xml:space="preserve">No intenta forzar el pasado: reorganiza su juego hacia un nuevo orden emergente.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3.4.4. Resiliencia – la capacidad del tablero y del jugador de absorber impactos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La resiliencia no es resistencia rígida, sino flexibilidad estructural.</w:t>
      </w:r>
    </w:p>
    <w:p w:rsidR="00000000" w:rsidDel="00000000" w:rsidP="00000000" w:rsidRDefault="00000000" w:rsidRPr="00000000" w14:paraId="00000284">
      <w:pPr>
        <w:rPr/>
      </w:pPr>
      <w:r w:rsidDel="00000000" w:rsidR="00000000" w:rsidRPr="00000000">
        <w:rPr>
          <w:rtl w:val="0"/>
        </w:rPr>
        <w:t xml:space="preserve">Un sistema resiliente: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soporta shocks,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se deforma sin romperse,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se reorganiza sin perder identidad,</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encuentra nuevos atractores para estabilizarse.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La resiliencia del jugador depende de su capacidad de sostener tensiones internas y reconstruirse después del error. La resiliencia del tablero depende de límites biofísicos, cooperación social y capacidad institucional.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La dinámica del juego, en conjunto, muestra que el mundo no es estático: es una coreografía continua entre orden, tensión y reorganización.</w:t>
      </w:r>
    </w:p>
    <w:p w:rsidR="00000000" w:rsidDel="00000000" w:rsidP="00000000" w:rsidRDefault="00000000" w:rsidRPr="00000000" w14:paraId="00000291">
      <w:pPr>
        <w:rPr/>
      </w:pPr>
      <w:r w:rsidDel="00000000" w:rsidR="00000000" w:rsidRPr="00000000">
        <w:rPr>
          <w:rtl w:val="0"/>
        </w:rPr>
        <w:t xml:space="preserve">Asdadasdasd</w:t>
      </w:r>
    </w:p>
    <w:p w:rsidR="00000000" w:rsidDel="00000000" w:rsidP="00000000" w:rsidRDefault="00000000" w:rsidRPr="00000000" w14:paraId="00000292">
      <w:pPr>
        <w:pStyle w:val="Heading3"/>
        <w:rPr/>
      </w:pPr>
      <w:r w:rsidDel="00000000" w:rsidR="00000000" w:rsidRPr="00000000">
        <w:rPr>
          <w:rtl w:val="0"/>
        </w:rPr>
        <w:t xml:space="preserve">3.5. Axiomas lógicos del juego – Principios estructurales del pensamiento lúcido</w:t>
      </w:r>
    </w:p>
    <w:p w:rsidR="00000000" w:rsidDel="00000000" w:rsidP="00000000" w:rsidRDefault="00000000" w:rsidRPr="00000000" w14:paraId="00000293">
      <w:pPr>
        <w:rPr/>
      </w:pPr>
      <w:r w:rsidDel="00000000" w:rsidR="00000000" w:rsidRPr="00000000">
        <w:rPr>
          <w:rtl w:val="0"/>
        </w:rPr>
        <w:t xml:space="preserve">Toda filosofía necesita axiomas: fundamentos mínimos a partir de los cuales se organiza el sistema. En la lógica del juego, los axiomas no son verdades absolutas, sino principios operativos que estructuran el pensamiento y permiten navegar la complejidad.</w:t>
      </w:r>
    </w:p>
    <w:p w:rsidR="00000000" w:rsidDel="00000000" w:rsidP="00000000" w:rsidRDefault="00000000" w:rsidRPr="00000000" w14:paraId="00000294">
      <w:pPr>
        <w:rPr>
          <w:b w:val="1"/>
          <w:bCs w:val="1"/>
        </w:rPr>
      </w:pPr>
      <w:bookmarkStart w:colFirst="0" w:colLast="0" w:name="_heading=h.4h12t19awgct" w:id="19"/>
      <w:bookmarkEnd w:id="19"/>
      <w:r w:rsidDel="00000000" w:rsidR="00000000" w:rsidRPr="00000000">
        <w:rPr>
          <w:b w:val="1"/>
          <w:bCs w:val="1"/>
          <w:rtl w:val="0"/>
        </w:rPr>
        <w:t xml:space="preserve">Axioma 1 – Toda jugada cognitiva ocurre dentro de límites</w:t>
      </w:r>
    </w:p>
    <w:p w:rsidR="00000000" w:rsidDel="00000000" w:rsidP="00000000" w:rsidRDefault="00000000" w:rsidRPr="00000000" w14:paraId="00000295">
      <w:pPr>
        <w:rPr/>
      </w:pPr>
      <w:r w:rsidDel="00000000" w:rsidR="00000000" w:rsidRPr="00000000">
        <w:rPr>
          <w:rtl w:val="0"/>
        </w:rPr>
        <w:t xml:space="preserve">El pensamiento humano es potencialmente infinito, pero el conocimiento que podemos construir y usar es finito: depende de la información disponible, el tiempo, la energía, la perspectiva y los sesgos.</w:t>
        <w:br w:type="textWrapping"/>
        <w:t xml:space="preserve">Ser lúcido no es negar esa infinitud potencial, sino reconocer los límites operativos dentro de los cuales realmente podemos comprender, decidir y actuar.</w:t>
      </w:r>
    </w:p>
    <w:p w:rsidR="00000000" w:rsidDel="00000000" w:rsidP="00000000" w:rsidRDefault="00000000" w:rsidRPr="00000000" w14:paraId="00000296">
      <w:pPr>
        <w:rPr>
          <w:b w:val="1"/>
          <w:bCs w:val="1"/>
        </w:rPr>
      </w:pPr>
      <w:r w:rsidDel="00000000" w:rsidR="00000000" w:rsidRPr="00000000">
        <w:rPr>
          <w:b w:val="1"/>
          <w:bCs w:val="1"/>
          <w:rtl w:val="0"/>
        </w:rPr>
        <w:t xml:space="preserve">Axioma 2 – No hay jugadas aisladas</w:t>
      </w:r>
    </w:p>
    <w:p w:rsidR="00000000" w:rsidDel="00000000" w:rsidP="00000000" w:rsidRDefault="00000000" w:rsidRPr="00000000" w14:paraId="00000297">
      <w:pPr>
        <w:rPr/>
      </w:pPr>
      <w:r w:rsidDel="00000000" w:rsidR="00000000" w:rsidRPr="00000000">
        <w:rPr>
          <w:rtl w:val="0"/>
        </w:rPr>
        <w:t xml:space="preserve">Cada pensamiento modifica a los demás y reconfigura el sistema mental.</w:t>
        <w:br w:type="textWrapping"/>
        <w:t xml:space="preserve">El valor de una idea no está en sí misma, sino en cómo altera, ordena o amplía el conjunto al que pertenece.</w:t>
      </w:r>
    </w:p>
    <w:p w:rsidR="00000000" w:rsidDel="00000000" w:rsidP="00000000" w:rsidRDefault="00000000" w:rsidRPr="00000000" w14:paraId="00000298">
      <w:pPr>
        <w:rPr>
          <w:b w:val="1"/>
          <w:bCs w:val="1"/>
        </w:rPr>
      </w:pPr>
      <w:r w:rsidDel="00000000" w:rsidR="00000000" w:rsidRPr="00000000">
        <w:rPr>
          <w:b w:val="1"/>
          <w:bCs w:val="1"/>
          <w:rtl w:val="0"/>
        </w:rPr>
        <w:t xml:space="preserve">Axioma 3 – El pensamiento se organiza mediante tensiones</w:t>
      </w:r>
    </w:p>
    <w:p w:rsidR="00000000" w:rsidDel="00000000" w:rsidP="00000000" w:rsidRDefault="00000000" w:rsidRPr="00000000" w14:paraId="00000299">
      <w:pPr>
        <w:rPr/>
      </w:pPr>
      <w:r w:rsidDel="00000000" w:rsidR="00000000" w:rsidRPr="00000000">
        <w:rPr>
          <w:rtl w:val="0"/>
        </w:rPr>
        <w:t xml:space="preserve">La coherencia no surge de eliminar contradicciones, sino de aprender a sostener fuerzas opuestas sin que colapsen.</w:t>
        <w:br w:type="textWrapping"/>
        <w:t xml:space="preserve">Las tensiones internas son el motor de claridad, no su obstáculo.</w:t>
      </w:r>
    </w:p>
    <w:p w:rsidR="00000000" w:rsidDel="00000000" w:rsidP="00000000" w:rsidRDefault="00000000" w:rsidRPr="00000000" w14:paraId="0000029A">
      <w:pPr>
        <w:rPr>
          <w:b w:val="1"/>
          <w:bCs w:val="1"/>
        </w:rPr>
      </w:pPr>
      <w:r w:rsidDel="00000000" w:rsidR="00000000" w:rsidRPr="00000000">
        <w:rPr>
          <w:b w:val="1"/>
          <w:bCs w:val="1"/>
          <w:rtl w:val="0"/>
        </w:rPr>
        <w:t xml:space="preserve">Axioma 4 – El error es parte estructural del pensamiento</w:t>
      </w:r>
    </w:p>
    <w:p w:rsidR="00000000" w:rsidDel="00000000" w:rsidP="00000000" w:rsidRDefault="00000000" w:rsidRPr="00000000" w14:paraId="0000029B">
      <w:pPr>
        <w:rPr/>
      </w:pPr>
      <w:r w:rsidDel="00000000" w:rsidR="00000000" w:rsidRPr="00000000">
        <w:rPr>
          <w:rtl w:val="0"/>
        </w:rPr>
        <w:t xml:space="preserve">Ningún conocimiento es completo ni definitivo; equivocarse es producir información nueva.</w:t>
        <w:br w:type="textWrapping"/>
        <w:t xml:space="preserve">El jugador lúcido no evita el error: lo usa para reconfigurar su mapa mental y avanzar con mejor dirección.</w:t>
      </w:r>
    </w:p>
    <w:p w:rsidR="00000000" w:rsidDel="00000000" w:rsidP="00000000" w:rsidRDefault="00000000" w:rsidRPr="00000000" w14:paraId="0000029C">
      <w:pPr>
        <w:rPr>
          <w:b w:val="1"/>
          <w:bCs w:val="1"/>
        </w:rPr>
      </w:pPr>
      <w:r w:rsidDel="00000000" w:rsidR="00000000" w:rsidRPr="00000000">
        <w:rPr>
          <w:b w:val="1"/>
          <w:bCs w:val="1"/>
          <w:rtl w:val="0"/>
        </w:rPr>
        <w:t xml:space="preserve">Axioma 5 – La lucidez surge del movimiento entre niveles</w:t>
      </w:r>
    </w:p>
    <w:p w:rsidR="00000000" w:rsidDel="00000000" w:rsidP="00000000" w:rsidRDefault="00000000" w:rsidRPr="00000000" w14:paraId="0000029D">
      <w:pPr>
        <w:rPr/>
      </w:pPr>
      <w:r w:rsidDel="00000000" w:rsidR="00000000" w:rsidRPr="00000000">
        <w:rPr>
          <w:rtl w:val="0"/>
        </w:rPr>
        <w:t xml:space="preserve">Pensar bien implica alternar: observar, analizar, abstraer, sintetizar, volver al tablero y ajustar.</w:t>
        <w:br w:type="textWrapping"/>
        <w:t xml:space="preserve">La lucidez no es un estado, sino un proceso iterativo de pivotes sucesivos que refinan el pensamiento.</w:t>
      </w:r>
    </w:p>
    <w:p w:rsidR="00000000" w:rsidDel="00000000" w:rsidP="00000000" w:rsidRDefault="00000000" w:rsidRPr="00000000" w14:paraId="0000029E">
      <w:pPr>
        <w:rPr>
          <w:b w:val="1"/>
          <w:bCs w:val="1"/>
        </w:rPr>
      </w:pPr>
      <w:r w:rsidDel="00000000" w:rsidR="00000000" w:rsidRPr="00000000">
        <w:rPr>
          <w:b w:val="1"/>
          <w:bCs w:val="1"/>
          <w:rtl w:val="0"/>
        </w:rPr>
        <w:t xml:space="preserve">Axioma 6 – La razón y la emoción co-determinan la coherencia</w:t>
      </w:r>
    </w:p>
    <w:p w:rsidR="00000000" w:rsidDel="00000000" w:rsidP="00000000" w:rsidRDefault="00000000" w:rsidRPr="00000000" w14:paraId="0000029F">
      <w:pPr>
        <w:rPr/>
      </w:pPr>
      <w:r w:rsidDel="00000000" w:rsidR="00000000" w:rsidRPr="00000000">
        <w:rPr>
          <w:rtl w:val="0"/>
        </w:rPr>
        <w:t xml:space="preserve">No existe pensamiento puramente racional: toda lógica necesita energía emocional que la impulse.</w:t>
        <w:br w:type="textWrapping"/>
        <w:t xml:space="preserve">La claridad surge cuando ambas fuerzas se alinean sin imponerse una sobre la otra.</w:t>
      </w:r>
    </w:p>
    <w:p w:rsidR="00000000" w:rsidDel="00000000" w:rsidP="00000000" w:rsidRDefault="00000000" w:rsidRPr="00000000" w14:paraId="000002A0">
      <w:pPr>
        <w:rPr>
          <w:b w:val="1"/>
          <w:bCs w:val="1"/>
        </w:rPr>
      </w:pPr>
      <w:r w:rsidDel="00000000" w:rsidR="00000000" w:rsidRPr="00000000">
        <w:rPr>
          <w:b w:val="1"/>
          <w:bCs w:val="1"/>
          <w:rtl w:val="0"/>
        </w:rPr>
        <w:t xml:space="preserve">Axioma 7 – El pensamiento es un juego repetido</w:t>
      </w:r>
    </w:p>
    <w:p w:rsidR="00000000" w:rsidDel="00000000" w:rsidP="00000000" w:rsidRDefault="00000000" w:rsidRPr="00000000" w14:paraId="000002A1">
      <w:pPr>
        <w:rPr/>
      </w:pPr>
      <w:r w:rsidDel="00000000" w:rsidR="00000000" w:rsidRPr="00000000">
        <w:rPr>
          <w:rtl w:val="0"/>
        </w:rPr>
        <w:t xml:space="preserve">Cada idea es una jugada dentro de un proceso continuo de actualización.</w:t>
        <w:br w:type="textWrapping"/>
        <w:t xml:space="preserve">La coherencia no aparece de un instante, sino de la acumulación de jugadas a lo largo del tiempo.</w:t>
      </w:r>
    </w:p>
    <w:p w:rsidR="00000000" w:rsidDel="00000000" w:rsidP="00000000" w:rsidRDefault="00000000" w:rsidRPr="00000000" w14:paraId="000002A2">
      <w:pPr>
        <w:pStyle w:val="Heading3"/>
        <w:rPr>
          <w:b w:val="1"/>
          <w:bCs w:val="1"/>
        </w:rPr>
      </w:pPr>
      <w:r w:rsidDel="00000000" w:rsidR="00000000" w:rsidRPr="00000000">
        <w:rPr>
          <w:b w:val="1"/>
          <w:bCs w:val="1"/>
          <w:rtl w:val="0"/>
        </w:rPr>
        <w:t xml:space="preserve">3.6. Antropología filosófica – Qué es el ser humano</w:t>
      </w:r>
    </w:p>
    <w:p w:rsidR="00000000" w:rsidDel="00000000" w:rsidP="00000000" w:rsidRDefault="00000000" w:rsidRPr="00000000" w14:paraId="000002A3">
      <w:pPr>
        <w:rPr/>
      </w:pPr>
      <w:bookmarkStart w:colFirst="0" w:colLast="0" w:name="_heading=h.khs49tv1qkyr" w:id="20"/>
      <w:bookmarkEnd w:id="20"/>
      <w:r w:rsidDel="00000000" w:rsidR="00000000" w:rsidRPr="00000000">
        <w:rPr>
          <w:rtl w:val="0"/>
        </w:rPr>
        <w:t xml:space="preserve">El ser humano, dentro de la Filosofía del Juego, no es una sustancia fija ni un mero efecto de fuerzas externas: es un </w:t>
      </w:r>
      <w:r w:rsidDel="00000000" w:rsidR="00000000" w:rsidRPr="00000000">
        <w:rPr>
          <w:b w:val="1"/>
          <w:bCs w:val="1"/>
          <w:rtl w:val="0"/>
        </w:rPr>
        <w:t xml:space="preserve">jugador consciente</w:t>
      </w:r>
      <w:r w:rsidDel="00000000" w:rsidR="00000000" w:rsidRPr="00000000">
        <w:rPr>
          <w:rtl w:val="0"/>
        </w:rPr>
        <w:t xml:space="preserve"> que construye y navega en un tablero finito. No observa el mundo desde fuera ni se limita a reaccionar; actúa, transforma, interpreta y aprende. </w:t>
      </w:r>
    </w:p>
    <w:p w:rsidR="00000000" w:rsidDel="00000000" w:rsidP="00000000" w:rsidRDefault="00000000" w:rsidRPr="00000000" w14:paraId="000002A4">
      <w:pPr>
        <w:rPr/>
      </w:pPr>
      <w:r w:rsidDel="00000000" w:rsidR="00000000" w:rsidRPr="00000000">
        <w:rPr>
          <w:rtl w:val="0"/>
        </w:rPr>
        <w:t xml:space="preserve">Su existencia se expresa como movimiento: juega cuando decide, navega cuando se orienta en la incertidumbre, y construye cuando convierte sus ideas en estructura, significado o energía organizada.</w:t>
      </w:r>
    </w:p>
    <w:p w:rsidR="00000000" w:rsidDel="00000000" w:rsidP="00000000" w:rsidRDefault="00000000" w:rsidRPr="00000000" w14:paraId="000002A5">
      <w:pPr>
        <w:rPr/>
      </w:pPr>
      <w:r w:rsidDel="00000000" w:rsidR="00000000" w:rsidRPr="00000000">
        <w:rPr>
          <w:rtl w:val="0"/>
        </w:rPr>
        <w:t xml:space="preserve">La humanidad no se define por lo que posee, sino por su capacidad de </w:t>
      </w:r>
      <w:r w:rsidDel="00000000" w:rsidR="00000000" w:rsidRPr="00000000">
        <w:rPr>
          <w:b w:val="1"/>
          <w:bCs w:val="1"/>
          <w:rtl w:val="0"/>
        </w:rPr>
        <w:t xml:space="preserve">intervenir creativamente en el flujo del juego</w:t>
      </w:r>
      <w:r w:rsidDel="00000000" w:rsidR="00000000" w:rsidRPr="00000000">
        <w:rPr>
          <w:rtl w:val="0"/>
        </w:rPr>
        <w:t xml:space="preserve">. Su identidad no es una esencia inmóvil, sino una tensión viva entre libertad y límites, entre el impulso creador y la estructura del tablero que lo condiciona.</w:t>
      </w:r>
    </w:p>
    <w:p w:rsidR="00000000" w:rsidDel="00000000" w:rsidP="00000000" w:rsidRDefault="00000000" w:rsidRPr="00000000" w14:paraId="000002A6">
      <w:pPr>
        <w:rPr/>
      </w:pPr>
      <w:r w:rsidDel="00000000" w:rsidR="00000000" w:rsidRPr="00000000">
        <w:rPr>
          <w:b w:val="1"/>
          <w:bCs w:val="1"/>
          <w:rtl w:val="0"/>
        </w:rPr>
        <w:t xml:space="preserve">Como jugador</w:t>
      </w:r>
      <w:r w:rsidDel="00000000" w:rsidR="00000000" w:rsidRPr="00000000">
        <w:rPr>
          <w:rtl w:val="0"/>
        </w:rPr>
        <w:t xml:space="preserve">, participa simultáneamente en múltiples tableros —biológicos, sociales, afectivos, económicos, institucionales, simbólicos— donde cada acción modifica otras acciones. Su libertad radica en reconocer que toda jugada implica consecuencias compartidas, y que nada de lo que hace ocurre en aislamiento. </w:t>
      </w:r>
    </w:p>
    <w:p w:rsidR="00000000" w:rsidDel="00000000" w:rsidP="00000000" w:rsidRDefault="00000000" w:rsidRPr="00000000" w14:paraId="000002A7">
      <w:pPr>
        <w:rPr/>
      </w:pPr>
      <w:r w:rsidDel="00000000" w:rsidR="00000000" w:rsidRPr="00000000">
        <w:rPr>
          <w:rtl w:val="0"/>
        </w:rPr>
        <w:t xml:space="preserve">Su vulnerabilidad ontológica —dependencia energética, cognitiva y emocional— no lo reduce, sino que lo define como agente interdependiente: necesita del entorno para sostenerse, del conocimiento para orientarse y de otros jugadores para aprender.</w:t>
      </w:r>
    </w:p>
    <w:p w:rsidR="00000000" w:rsidDel="00000000" w:rsidP="00000000" w:rsidRDefault="00000000" w:rsidRPr="00000000" w14:paraId="000002A8">
      <w:pPr>
        <w:rPr/>
      </w:pPr>
      <w:r w:rsidDel="00000000" w:rsidR="00000000" w:rsidRPr="00000000">
        <w:rPr>
          <w:b w:val="1"/>
          <w:bCs w:val="1"/>
          <w:rtl w:val="0"/>
        </w:rPr>
        <w:t xml:space="preserve">Como navegante</w:t>
      </w:r>
      <w:r w:rsidDel="00000000" w:rsidR="00000000" w:rsidRPr="00000000">
        <w:rPr>
          <w:rtl w:val="0"/>
        </w:rPr>
        <w:t xml:space="preserve">, se mueve dentro de un mundo incierto, fluctuante y lleno de tensiones. No controla las fuerzas del tablero, pero puede leerlas, anticiparlas y ajustar su rumbo. Navegar es sostener dirección sin rigidez: interpretar señales incompletas, corregir trayectorias, responder a perturbaciones y mantener continuidad aun cuando el terreno cambia. El navegante humano no es espectador del flujo: </w:t>
      </w:r>
      <w:r w:rsidDel="00000000" w:rsidR="00000000" w:rsidRPr="00000000">
        <w:rPr>
          <w:b w:val="1"/>
          <w:bCs w:val="1"/>
          <w:rtl w:val="0"/>
        </w:rPr>
        <w:t xml:space="preserve">se ve atravesado por él</w:t>
      </w:r>
      <w:r w:rsidDel="00000000" w:rsidR="00000000" w:rsidRPr="00000000">
        <w:rPr>
          <w:rtl w:val="0"/>
        </w:rPr>
        <w:t xml:space="preserve">, adaptando sus decisiones a vibraciones que recibe, procesa y reemite.</w:t>
      </w:r>
    </w:p>
    <w:p w:rsidR="00000000" w:rsidDel="00000000" w:rsidP="00000000" w:rsidRDefault="00000000" w:rsidRPr="00000000" w14:paraId="000002A9">
      <w:pPr>
        <w:rPr/>
      </w:pPr>
      <w:r w:rsidDel="00000000" w:rsidR="00000000" w:rsidRPr="00000000">
        <w:rPr>
          <w:b w:val="1"/>
          <w:bCs w:val="1"/>
          <w:rtl w:val="0"/>
        </w:rPr>
        <w:t xml:space="preserve">Como constructor</w:t>
      </w:r>
      <w:r w:rsidDel="00000000" w:rsidR="00000000" w:rsidRPr="00000000">
        <w:rPr>
          <w:rtl w:val="0"/>
        </w:rPr>
        <w:t xml:space="preserve">, deja huella en el tablero. Moldea instituciones, diseña tecnologías, fabrica herramientas, elabora narrativas, crea símbolos y da forma al mundo social. Construir no es solo producir objetos o sistemas, sino </w:t>
      </w:r>
      <w:r w:rsidDel="00000000" w:rsidR="00000000" w:rsidRPr="00000000">
        <w:rPr>
          <w:b w:val="1"/>
          <w:bCs w:val="1"/>
          <w:rtl w:val="0"/>
        </w:rPr>
        <w:t xml:space="preserve">generar condiciones</w:t>
      </w:r>
      <w:r w:rsidDel="00000000" w:rsidR="00000000" w:rsidRPr="00000000">
        <w:rPr>
          <w:rtl w:val="0"/>
        </w:rPr>
        <w:t xml:space="preserve">: abrir posibilidades futuras, consolidar significados y organizar energía de modo que otros jugadores puedan sostenerse y continuar el juego. Su fuerza creadora tiene naturaleza simbólica: el lenguaje, los valores y las narrativas son herramientas de construcción tanto como cualquier material físico.</w:t>
      </w:r>
    </w:p>
    <w:p w:rsidR="00000000" w:rsidDel="00000000" w:rsidP="00000000" w:rsidRDefault="00000000" w:rsidRPr="00000000" w14:paraId="000002AA">
      <w:pPr>
        <w:rPr/>
      </w:pPr>
      <w:r w:rsidDel="00000000" w:rsidR="00000000" w:rsidRPr="00000000">
        <w:rPr>
          <w:rtl w:val="0"/>
        </w:rPr>
        <w:t xml:space="preserve">La esencia humana también es </w:t>
      </w:r>
      <w:r w:rsidDel="00000000" w:rsidR="00000000" w:rsidRPr="00000000">
        <w:rPr>
          <w:b w:val="1"/>
          <w:bCs w:val="1"/>
          <w:rtl w:val="0"/>
        </w:rPr>
        <w:t xml:space="preserve">socialidad inherente</w:t>
      </w:r>
      <w:r w:rsidDel="00000000" w:rsidR="00000000" w:rsidRPr="00000000">
        <w:rPr>
          <w:rtl w:val="0"/>
        </w:rPr>
        <w:t xml:space="preserve">: ningún jugador aprende solo. Las jugadas se perfeccionan en interacción, el conocimiento emerge del diálogo y el sentido se construye colectivamente. El ser humano deviene humano jugando con otros: negociando tensiones, imitando, innovando, cooperando y compitiendo.</w:t>
      </w:r>
    </w:p>
    <w:p w:rsidR="00000000" w:rsidDel="00000000" w:rsidP="00000000" w:rsidRDefault="00000000" w:rsidRPr="00000000" w14:paraId="000002AB">
      <w:pPr>
        <w:rPr/>
      </w:pPr>
      <w:r w:rsidDel="00000000" w:rsidR="00000000" w:rsidRPr="00000000">
        <w:rPr>
          <w:rtl w:val="0"/>
        </w:rPr>
        <w:t xml:space="preserve">Su aprendizaje tiene estructura iterativa: </w:t>
      </w:r>
      <w:r w:rsidDel="00000000" w:rsidR="00000000" w:rsidRPr="00000000">
        <w:rPr>
          <w:b w:val="1"/>
          <w:bCs w:val="1"/>
          <w:rtl w:val="0"/>
        </w:rPr>
        <w:t xml:space="preserve">jugada → error → ajuste → nueva jugada</w:t>
      </w:r>
      <w:r w:rsidDel="00000000" w:rsidR="00000000" w:rsidRPr="00000000">
        <w:rPr>
          <w:rtl w:val="0"/>
        </w:rPr>
        <w:t xml:space="preserve">. El error no es una falla moral sino un mecanismo estructural de evolución. La lucidez surge de ese ciclo, no de la ausencia de fallos.</w:t>
      </w:r>
    </w:p>
    <w:p w:rsidR="00000000" w:rsidDel="00000000" w:rsidP="00000000" w:rsidRDefault="00000000" w:rsidRPr="00000000" w14:paraId="000002AC">
      <w:pPr>
        <w:rPr/>
      </w:pPr>
      <w:r w:rsidDel="00000000" w:rsidR="00000000" w:rsidRPr="00000000">
        <w:rPr>
          <w:rtl w:val="0"/>
        </w:rPr>
        <w:t xml:space="preserve">La antropología filosófica del juego muestra que el ser humano no es un ser acabado, sino un proceso abierto: constructor y navegante, vulnerable y creador, simbólico y energético, individual y cooperativo. El jugador lúcido no busca dominar el tablero ni escapar de él, sino </w:t>
      </w:r>
      <w:r w:rsidDel="00000000" w:rsidR="00000000" w:rsidRPr="00000000">
        <w:rPr>
          <w:b w:val="1"/>
          <w:bCs w:val="1"/>
          <w:rtl w:val="0"/>
        </w:rPr>
        <w:t xml:space="preserve">habitarlo con conciencia</w:t>
      </w:r>
      <w:r w:rsidDel="00000000" w:rsidR="00000000" w:rsidRPr="00000000">
        <w:rPr>
          <w:rtl w:val="0"/>
        </w:rPr>
        <w:t xml:space="preserve">, entendiendo que su libertad se expande cuando armoniza sus jugadas con los límites del sistema. Su grandeza no reside en vencer el tablero, sino en </w:t>
      </w:r>
      <w:r w:rsidDel="00000000" w:rsidR="00000000" w:rsidRPr="00000000">
        <w:rPr>
          <w:b w:val="1"/>
          <w:bCs w:val="1"/>
          <w:rtl w:val="0"/>
        </w:rPr>
        <w:t xml:space="preserve">sostenerlo</w:t>
      </w:r>
      <w:r w:rsidDel="00000000" w:rsidR="00000000" w:rsidRPr="00000000">
        <w:rPr>
          <w:rtl w:val="0"/>
        </w:rPr>
        <w:t xml:space="preserve">, ampliando su continuidad y su capacidad de juego para sí mismo y para los demás.</w:t>
      </w:r>
    </w:p>
    <w:p w:rsidR="00000000" w:rsidDel="00000000" w:rsidP="00000000" w:rsidRDefault="00000000" w:rsidRPr="00000000" w14:paraId="000002AD">
      <w:pPr>
        <w:rPr/>
      </w:pPr>
      <w:r w:rsidDel="00000000" w:rsidR="00000000" w:rsidRPr="00000000">
        <w:rPr>
          <w:rtl w:val="0"/>
        </w:rPr>
        <w:t xml:space="preserve">Comprendido desde esta ontología, el ser humano no es una anomalía dentro del universo, sino una expresión singular de sus mismas dinámicas: vibración que piensa, energía que se organiza, materia que adquiere conciencia de su propio movimiento. </w:t>
      </w:r>
    </w:p>
    <w:p w:rsidR="00000000" w:rsidDel="00000000" w:rsidP="00000000" w:rsidRDefault="00000000" w:rsidRPr="00000000" w14:paraId="000002AE">
      <w:pPr>
        <w:rPr/>
      </w:pPr>
      <w:r w:rsidDel="00000000" w:rsidR="00000000" w:rsidRPr="00000000">
        <w:rPr>
          <w:rtl w:val="0"/>
        </w:rPr>
        <w:t xml:space="preserve">Jugar, navegar y construir no son actividades añadidas a su naturaleza, sino manifestaciones directas de cómo opera el cosmos cuando se expresa a través de una mente capaz de reflexionar sobre sí misma.</w:t>
      </w:r>
    </w:p>
    <w:p w:rsidR="00000000" w:rsidDel="00000000" w:rsidP="00000000" w:rsidRDefault="00000000" w:rsidRPr="00000000" w14:paraId="000002AF">
      <w:pPr>
        <w:rPr/>
      </w:pPr>
      <w:r w:rsidDel="00000000" w:rsidR="00000000" w:rsidRPr="00000000">
        <w:rPr>
          <w:rtl w:val="0"/>
        </w:rPr>
        <w:t xml:space="preserve">La ciencia contemporánea muestra que vivimos en un universo de fluctuaciones, campos, tensiones y patrones que se reorganizan; la filosofía confirma que la libertad humana consiste en participar de ese flujo de manera lúcida. </w:t>
      </w:r>
    </w:p>
    <w:p w:rsidR="00000000" w:rsidDel="00000000" w:rsidP="00000000" w:rsidRDefault="00000000" w:rsidRPr="00000000" w14:paraId="000002B0">
      <w:pPr>
        <w:rPr/>
      </w:pPr>
      <w:r w:rsidDel="00000000" w:rsidR="00000000" w:rsidRPr="00000000">
        <w:rPr>
          <w:rtl w:val="0"/>
        </w:rPr>
        <w:t xml:space="preserve">La condición humana es, en ese sentido, un puente: entre causalidad y creación, entre límite y apertura, entre el orden que heredamos y el futuro que podemos construir.</w:t>
      </w:r>
    </w:p>
    <w:p w:rsidR="00000000" w:rsidDel="00000000" w:rsidP="00000000" w:rsidRDefault="00000000" w:rsidRPr="00000000" w14:paraId="000002B1">
      <w:pPr>
        <w:rPr/>
      </w:pPr>
      <w:r w:rsidDel="00000000" w:rsidR="00000000" w:rsidRPr="00000000">
        <w:rPr>
          <w:rtl w:val="0"/>
        </w:rPr>
        <w:t xml:space="preserve">La lucidez consiste en comprender esta doble pertenencia. El ser humano es parte del tablero físico—limitado, energético, entrópico—pero también es el agente capaz de reconfigurar sus formas locales. </w:t>
      </w:r>
    </w:p>
    <w:p w:rsidR="00000000" w:rsidDel="00000000" w:rsidP="00000000" w:rsidRDefault="00000000" w:rsidRPr="00000000" w14:paraId="000002B2">
      <w:pPr>
        <w:rPr/>
      </w:pPr>
      <w:r w:rsidDel="00000000" w:rsidR="00000000" w:rsidRPr="00000000">
        <w:rPr>
          <w:rtl w:val="0"/>
        </w:rPr>
        <w:t xml:space="preserve">Su responsabilidad emerge justamente de esa potencia: cada jugada humana puede degradar el tablero o ampliarlo, puede acelerar el colapso o sostener la continuidad del juego. No existe neutralidad en un universo en movimiento.</w:t>
      </w:r>
    </w:p>
    <w:p w:rsidR="00000000" w:rsidDel="00000000" w:rsidP="00000000" w:rsidRDefault="00000000" w:rsidRPr="00000000" w14:paraId="000002B3">
      <w:pPr>
        <w:rPr/>
      </w:pPr>
      <w:r w:rsidDel="00000000" w:rsidR="00000000" w:rsidRPr="00000000">
        <w:rPr>
          <w:rtl w:val="0"/>
        </w:rPr>
        <w:t xml:space="preserve">Así, la antropología filosófica del juego no define al ser humano por su esencia, sino por su orientación: </w:t>
      </w:r>
      <w:r w:rsidDel="00000000" w:rsidR="00000000" w:rsidRPr="00000000">
        <w:rPr>
          <w:b w:val="1"/>
          <w:bCs w:val="1"/>
          <w:rtl w:val="0"/>
        </w:rPr>
        <w:t xml:space="preserve">una criatura que puede aprender a sostener tensiones sin destruirlas, a navegar incertidumbre sin perder dirección y a construir futuros sin agotar la base que los sostiene.</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Ser humano es ser jugador en un cosmos que juega consigo mismo. La lucidez es comprenderlo.</w:t>
      </w:r>
    </w:p>
    <w:p w:rsidR="00000000" w:rsidDel="00000000" w:rsidP="00000000" w:rsidRDefault="00000000" w:rsidRPr="00000000" w14:paraId="000002B5">
      <w:pPr>
        <w:pStyle w:val="Heading3"/>
        <w:rPr>
          <w:b w:val="1"/>
          <w:bCs w:val="1"/>
        </w:rPr>
      </w:pPr>
      <w:r w:rsidDel="00000000" w:rsidR="00000000" w:rsidRPr="00000000">
        <w:rPr>
          <w:b w:val="1"/>
          <w:bCs w:val="1"/>
          <w:rtl w:val="0"/>
        </w:rPr>
        <w:t xml:space="preserve">3.7. Axiología – Qué valoramos</w:t>
      </w:r>
    </w:p>
    <w:p w:rsidR="00000000" w:rsidDel="00000000" w:rsidP="00000000" w:rsidRDefault="00000000" w:rsidRPr="00000000" w14:paraId="000002B6">
      <w:pPr>
        <w:rPr/>
      </w:pPr>
      <w:bookmarkStart w:colFirst="0" w:colLast="0" w:name="_heading=h.wir21g84u1p7" w:id="21"/>
      <w:bookmarkEnd w:id="21"/>
      <w:r w:rsidDel="00000000" w:rsidR="00000000" w:rsidRPr="00000000">
        <w:rPr>
          <w:rtl w:val="0"/>
        </w:rPr>
        <w:t xml:space="preserve">La axiología dentro de la Filosofía del Juego parte de una premisa central: </w:t>
      </w:r>
      <w:r w:rsidDel="00000000" w:rsidR="00000000" w:rsidRPr="00000000">
        <w:rPr>
          <w:b w:val="1"/>
          <w:bCs w:val="1"/>
          <w:rtl w:val="0"/>
        </w:rPr>
        <w:t xml:space="preserve">valorar es orientar el movimiento</w:t>
      </w:r>
      <w:r w:rsidDel="00000000" w:rsidR="00000000" w:rsidRPr="00000000">
        <w:rPr>
          <w:rtl w:val="0"/>
        </w:rPr>
        <w:t xml:space="preserve">. No elegimos valores como quien colecciona ideas, sino como quien define qué tipo de juego quiere sostener en un tablero finito. Los valores no son mandatos externos ni caprichos culturales; emergen de la estructura misma del juego, de la necesidad de preservar las condiciones que permiten seguir jugando.</w:t>
      </w:r>
    </w:p>
    <w:p w:rsidR="00000000" w:rsidDel="00000000" w:rsidP="00000000" w:rsidRDefault="00000000" w:rsidRPr="00000000" w14:paraId="000002B7">
      <w:pPr>
        <w:rPr/>
      </w:pPr>
      <w:r w:rsidDel="00000000" w:rsidR="00000000" w:rsidRPr="00000000">
        <w:rPr>
          <w:rtl w:val="0"/>
        </w:rPr>
        <w:t xml:space="preserve">Lo valioso es aquello que </w:t>
      </w:r>
      <w:r w:rsidDel="00000000" w:rsidR="00000000" w:rsidRPr="00000000">
        <w:rPr>
          <w:b w:val="1"/>
          <w:bCs w:val="1"/>
          <w:rtl w:val="0"/>
        </w:rPr>
        <w:t xml:space="preserve">mantiene abierta la posibilidad del juego</w:t>
      </w:r>
      <w:r w:rsidDel="00000000" w:rsidR="00000000" w:rsidRPr="00000000">
        <w:rPr>
          <w:rtl w:val="0"/>
        </w:rPr>
        <w:t xml:space="preserve">. La verdad no es una abstracción moral, sino la claridad que permite ver el tablero sin distorsión. La justicia es el equilibrio que evita que unas jugadas destruyan a otras. La libertad es la capacidad de crear y transformar sin degradar la base que sostiene el movimiento. En este sentido, los valores no son dogmas, sino </w:t>
      </w:r>
      <w:r w:rsidDel="00000000" w:rsidR="00000000" w:rsidRPr="00000000">
        <w:rPr>
          <w:i w:val="1"/>
          <w:iCs w:val="1"/>
          <w:rtl w:val="0"/>
        </w:rPr>
        <w:t xml:space="preserve">estructuras dinámicas de orientación</w:t>
      </w:r>
      <w:r w:rsidDel="00000000" w:rsidR="00000000" w:rsidRPr="00000000">
        <w:rPr>
          <w:rtl w:val="0"/>
        </w:rPr>
        <w:t xml:space="preserve"> que se validan en la práctica: cuando un valor amplía posibilidades, sostiene tensiones y evita el colapso, demuestra su pertinencia.</w:t>
      </w:r>
    </w:p>
    <w:p w:rsidR="00000000" w:rsidDel="00000000" w:rsidP="00000000" w:rsidRDefault="00000000" w:rsidRPr="00000000" w14:paraId="000002B8">
      <w:pPr>
        <w:rPr/>
      </w:pPr>
      <w:r w:rsidDel="00000000" w:rsidR="00000000" w:rsidRPr="00000000">
        <w:rPr>
          <w:rtl w:val="0"/>
        </w:rPr>
        <w:t xml:space="preserve">Los valores fundamentales —cooperación, responsabilidad, creatividad, empatía, integridad— no son virtudes decorativas, sino </w:t>
      </w:r>
      <w:r w:rsidDel="00000000" w:rsidR="00000000" w:rsidRPr="00000000">
        <w:rPr>
          <w:b w:val="1"/>
          <w:bCs w:val="1"/>
          <w:rtl w:val="0"/>
        </w:rPr>
        <w:t xml:space="preserve">estrategias evolutivas</w:t>
      </w:r>
      <w:r w:rsidDel="00000000" w:rsidR="00000000" w:rsidRPr="00000000">
        <w:rPr>
          <w:rtl w:val="0"/>
        </w:rPr>
        <w:t xml:space="preserve"> para sostener la vida en sistemas interdependientes. Todo jugador lúcido comprende que un valor siempre tiene un contrapeso: la libertad sin responsabilidad degenera en abuso; la igualdad sin diversidad deriva en estancamiento; la verdad sin compasión se vuelve dogma. Valorar bien significa entender esas tensiones y orientarse sin destruirlas.</w:t>
      </w:r>
    </w:p>
    <w:p w:rsidR="00000000" w:rsidDel="00000000" w:rsidP="00000000" w:rsidRDefault="00000000" w:rsidRPr="00000000" w14:paraId="000002B9">
      <w:pPr>
        <w:rPr/>
      </w:pPr>
      <w:r w:rsidDel="00000000" w:rsidR="00000000" w:rsidRPr="00000000">
        <w:rPr>
          <w:rtl w:val="0"/>
        </w:rPr>
        <w:t xml:space="preserve">En este marco, la ética no se reduce a cumplir reglas, sino a </w:t>
      </w:r>
      <w:r w:rsidDel="00000000" w:rsidR="00000000" w:rsidRPr="00000000">
        <w:rPr>
          <w:i w:val="1"/>
          <w:iCs w:val="1"/>
          <w:rtl w:val="0"/>
        </w:rPr>
        <w:t xml:space="preserve">jugar con criterio moral</w:t>
      </w:r>
      <w:r w:rsidDel="00000000" w:rsidR="00000000" w:rsidRPr="00000000">
        <w:rPr>
          <w:rtl w:val="0"/>
        </w:rPr>
        <w:t xml:space="preserve">, reconociendo que cada movimiento tiene efectos más allá del propio jugador. El bien no consiste en vencer, sino en </w:t>
      </w:r>
      <w:r w:rsidDel="00000000" w:rsidR="00000000" w:rsidRPr="00000000">
        <w:rPr>
          <w:b w:val="1"/>
          <w:bCs w:val="1"/>
          <w:rtl w:val="0"/>
        </w:rPr>
        <w:t xml:space="preserve">preservar lúcida y creativamente el tablero compartido</w:t>
      </w:r>
      <w:r w:rsidDel="00000000" w:rsidR="00000000" w:rsidRPr="00000000">
        <w:rPr>
          <w:rtl w:val="0"/>
        </w:rPr>
        <w:t xml:space="preserve">. Lo valioso, en último término, es aquello que hace posible la continuidad del juego: la vida, la libertad, el equilibrio y la expansión de las capacidades humanas dentro de un cosmos en movimiento.</w:t>
      </w:r>
    </w:p>
    <w:p w:rsidR="00000000" w:rsidDel="00000000" w:rsidP="00000000" w:rsidRDefault="00000000" w:rsidRPr="00000000" w14:paraId="000002BA">
      <w:pPr>
        <w:pStyle w:val="Heading3"/>
        <w:rPr>
          <w:b w:val="1"/>
          <w:bCs w:val="1"/>
        </w:rPr>
      </w:pPr>
      <w:r w:rsidDel="00000000" w:rsidR="00000000" w:rsidRPr="00000000">
        <w:rPr>
          <w:b w:val="1"/>
          <w:bCs w:val="1"/>
          <w:rtl w:val="0"/>
        </w:rPr>
        <w:t xml:space="preserve">3.8. Ética – Cómo debemos actuar</w:t>
      </w:r>
    </w:p>
    <w:p w:rsidR="00000000" w:rsidDel="00000000" w:rsidP="00000000" w:rsidRDefault="00000000" w:rsidRPr="00000000" w14:paraId="000002BB">
      <w:pPr>
        <w:rPr/>
      </w:pPr>
      <w:bookmarkStart w:colFirst="0" w:colLast="0" w:name="_heading=h.3mo45o7r62rk" w:id="22"/>
      <w:bookmarkEnd w:id="22"/>
      <w:r w:rsidDel="00000000" w:rsidR="00000000" w:rsidRPr="00000000">
        <w:rPr>
          <w:rtl w:val="0"/>
        </w:rPr>
        <w:t xml:space="preserve">La ética, en la Filosofía del Juego, no se entiende como un catálogo de mandatos externos ni como la obediencia a códigos inmóviles, sino como el conjunto de principios que orientan nuestras jugadas hacia el equilibrio. Actuar éticamente significa buscar —de manera lúcida y deliberada— formas de sostener estabilidad en un mundo que está siempre atravesado por tensiones, fluctuaciones y desequilibrios inevitables.</w:t>
      </w:r>
    </w:p>
    <w:p w:rsidR="00000000" w:rsidDel="00000000" w:rsidP="00000000" w:rsidRDefault="00000000" w:rsidRPr="00000000" w14:paraId="000002BC">
      <w:pPr>
        <w:rPr/>
      </w:pPr>
      <w:r w:rsidDel="00000000" w:rsidR="00000000" w:rsidRPr="00000000">
        <w:rPr>
          <w:rtl w:val="0"/>
        </w:rPr>
        <w:t xml:space="preserve">El tablero nunca está en reposo: cambia, se reconfigura, se desestabiliza. Por eso, la ética no aspira a eliminar el conflicto ni a imponer un orden perfecto, sino a cultivar las capacidades necesarias para enfrentar el desequilibrio sin agravar la inestabilidad del sistema. Una acción es ética cuando disminuye la probabilidad de colapso y aumenta la probabilidad de continuidad; cuando aporta coherencia a un entorno turbulento; cuando transforma una tensión peligrosa en una tensión fértil.</w:t>
      </w:r>
    </w:p>
    <w:p w:rsidR="00000000" w:rsidDel="00000000" w:rsidP="00000000" w:rsidRDefault="00000000" w:rsidRPr="00000000" w14:paraId="000002BD">
      <w:pPr>
        <w:rPr/>
      </w:pPr>
      <w:r w:rsidDel="00000000" w:rsidR="00000000" w:rsidRPr="00000000">
        <w:rPr>
          <w:rtl w:val="0"/>
        </w:rPr>
        <w:t xml:space="preserve">Desde esta perspectiva, actuar bien no es suprimir el caos, sino saber responder a él sin destruir el tablero. El jugador ético es aquel que maneja sus fuerzas internas —deseo, miedo, impulso, ambición— de manera que su acción no precipite al sistema hacia estados inestables o irreversibles. Su criterio no es la victoria momentánea, sino la preservación de la estructura que hace la victoria posible.</w:t>
      </w:r>
    </w:p>
    <w:p w:rsidR="00000000" w:rsidDel="00000000" w:rsidP="00000000" w:rsidRDefault="00000000" w:rsidRPr="00000000" w14:paraId="000002BE">
      <w:pPr>
        <w:rPr/>
      </w:pPr>
      <w:r w:rsidDel="00000000" w:rsidR="00000000" w:rsidRPr="00000000">
        <w:rPr>
          <w:rtl w:val="0"/>
        </w:rPr>
        <w:t xml:space="preserve">La ética es, entonces, la ciencia práctica del equilibrio dinámico. Enseña a sostener tensiones sin romperlas, a administrar el riesgo sin negarlo, a ejercer libertad sin destruir la libertad ajena, a crear sin erosionar la base energética y social que sostiene el juego. Cada decisión ética busca integrar estabilidad y movimiento: mantener suficiente orden para sostener la vida, y suficiente apertura para permitir el aprendizaje y la innovación.</w:t>
      </w:r>
    </w:p>
    <w:p w:rsidR="00000000" w:rsidDel="00000000" w:rsidP="00000000" w:rsidRDefault="00000000" w:rsidRPr="00000000" w14:paraId="000002BF">
      <w:pPr>
        <w:rPr/>
      </w:pPr>
      <w:r w:rsidDel="00000000" w:rsidR="00000000" w:rsidRPr="00000000">
        <w:rPr>
          <w:rtl w:val="0"/>
        </w:rPr>
        <w:t xml:space="preserve">En este marco, ser ético es aprender a actuar como un estabilizador local dentro de un sistema global: un agente que reconoce su impacto sobre los demás jugadores, sobre las instituciones, sobre el ecosistema y sobre las generaciones futuras. La ética no exige perfección, sino lucidez responsable: la capacidad de comprender que la continuidad del juego —la continuidad de la vida humana organizada— depende de que cada jugador contribuya al equilibrio del conjunto.</w:t>
      </w:r>
    </w:p>
    <w:p w:rsidR="00000000" w:rsidDel="00000000" w:rsidP="00000000" w:rsidRDefault="00000000" w:rsidRPr="00000000" w14:paraId="000002C0">
      <w:pPr>
        <w:rPr/>
      </w:pPr>
      <w:r w:rsidDel="00000000" w:rsidR="00000000" w:rsidRPr="00000000">
        <w:rPr>
          <w:rtl w:val="0"/>
        </w:rPr>
        <w:t xml:space="preserve">Actuar éticamente, en última instancia, es reconocer que el desequilibrio es inevitable pero el colapso no. La ética es el arte de transformar esa inevitabilidad en crecimiento, aprendizaje y estabilidad renovada.</w:t>
      </w:r>
    </w:p>
    <w:p w:rsidR="00000000" w:rsidDel="00000000" w:rsidP="00000000" w:rsidRDefault="00000000" w:rsidRPr="00000000" w14:paraId="000002C1">
      <w:pPr>
        <w:pStyle w:val="Heading3"/>
        <w:rPr>
          <w:b w:val="1"/>
          <w:bCs w:val="1"/>
        </w:rPr>
      </w:pPr>
      <w:r w:rsidDel="00000000" w:rsidR="00000000" w:rsidRPr="00000000">
        <w:rPr>
          <w:b w:val="1"/>
          <w:bCs w:val="1"/>
          <w:rtl w:val="0"/>
        </w:rPr>
        <w:t xml:space="preserve">3.9. Política – Cómo organizamos el poder</w:t>
      </w:r>
    </w:p>
    <w:p w:rsidR="00000000" w:rsidDel="00000000" w:rsidP="00000000" w:rsidRDefault="00000000" w:rsidRPr="00000000" w14:paraId="000002C2">
      <w:pPr>
        <w:rPr/>
      </w:pPr>
      <w:bookmarkStart w:colFirst="0" w:colLast="0" w:name="_heading=h.pnstuihjoq7e" w:id="23"/>
      <w:bookmarkEnd w:id="23"/>
      <w:r w:rsidDel="00000000" w:rsidR="00000000" w:rsidRPr="00000000">
        <w:rPr>
          <w:rtl w:val="0"/>
        </w:rPr>
        <w:t xml:space="preserve">La política, en la Filosofía del Juego, no es un conjunto de instituciones ni un mecanismo de control del poder: es la arquitectura dinámica que permite que muchos jugadores compartan un mismo tablero sin destruirlo. </w:t>
      </w:r>
    </w:p>
    <w:p w:rsidR="00000000" w:rsidDel="00000000" w:rsidP="00000000" w:rsidRDefault="00000000" w:rsidRPr="00000000" w14:paraId="000002C3">
      <w:pPr>
        <w:rPr/>
      </w:pPr>
      <w:r w:rsidDel="00000000" w:rsidR="00000000" w:rsidRPr="00000000">
        <w:rPr>
          <w:rtl w:val="0"/>
        </w:rPr>
        <w:t xml:space="preserve">Toda sociedad es un sistema de tensiones —deseos, intereses, fuerzas, límites— que necesita organización para no colapsar. La política es la práctica que convierte esa pluralidad en convivencia, esa energía dispersa en dirección común.</w:t>
      </w:r>
    </w:p>
    <w:p w:rsidR="00000000" w:rsidDel="00000000" w:rsidP="00000000" w:rsidRDefault="00000000" w:rsidRPr="00000000" w14:paraId="000002C4">
      <w:pPr>
        <w:rPr/>
      </w:pPr>
      <w:r w:rsidDel="00000000" w:rsidR="00000000" w:rsidRPr="00000000">
        <w:rPr>
          <w:rtl w:val="0"/>
        </w:rPr>
        <w:t xml:space="preserve">No se trata solo de administrar poder, sino de diseñar los flujos del poder, de orientar cómo circula, cómo se limita, cómo se legitima y cómo se renueva. El poder no es un recurso estático; es una energía que, si se concentra en exceso, se vuelve destructiva, y si se distribuye con lucidez, se transforma en capacidad colectiva para sostener el juego. </w:t>
      </w:r>
    </w:p>
    <w:p w:rsidR="00000000" w:rsidDel="00000000" w:rsidP="00000000" w:rsidRDefault="00000000" w:rsidRPr="00000000" w14:paraId="000002C5">
      <w:pPr>
        <w:rPr/>
      </w:pPr>
      <w:r w:rsidDel="00000000" w:rsidR="00000000" w:rsidRPr="00000000">
        <w:rPr>
          <w:rtl w:val="0"/>
        </w:rPr>
        <w:t xml:space="preserve">La política lúcida entiende que el poder no debe ser acumulado, sino encauzado: canalizado de manera que fortalezca a la sociedad en su conjunto y preserve la vitalidad del tablero.</w:t>
      </w:r>
    </w:p>
    <w:p w:rsidR="00000000" w:rsidDel="00000000" w:rsidP="00000000" w:rsidRDefault="00000000" w:rsidRPr="00000000" w14:paraId="000002C6">
      <w:pPr>
        <w:rPr/>
      </w:pPr>
      <w:r w:rsidDel="00000000" w:rsidR="00000000" w:rsidRPr="00000000">
        <w:rPr>
          <w:rtl w:val="0"/>
        </w:rPr>
        <w:t xml:space="preserve">Gobernar, desde esta filosofía, no es imponer orden ni controlar comportamientos; es sostener tensiones sin romperlas, administrar conflictos sin negarlos, permitir la diversidad sin perder cohesión. </w:t>
      </w:r>
    </w:p>
    <w:p w:rsidR="00000000" w:rsidDel="00000000" w:rsidP="00000000" w:rsidRDefault="00000000" w:rsidRPr="00000000" w14:paraId="000002C7">
      <w:pPr>
        <w:rPr/>
      </w:pPr>
      <w:r w:rsidDel="00000000" w:rsidR="00000000" w:rsidRPr="00000000">
        <w:rPr>
          <w:rtl w:val="0"/>
        </w:rPr>
        <w:t xml:space="preserve">Toda comunidad humana está atravesada por diferencias irreductibles: intereses contrapuestos, visiones del mundo, horizontes éticos e identidades múltiples. La política lúcida no busca suprimir esa complejidad, sino organizarla. Un sistema político sano no elimina el conflicto: lo transforma en motor de aprendizaje y adaptación.</w:t>
      </w:r>
    </w:p>
    <w:p w:rsidR="00000000" w:rsidDel="00000000" w:rsidP="00000000" w:rsidRDefault="00000000" w:rsidRPr="00000000" w14:paraId="000002C8">
      <w:pPr>
        <w:rPr/>
      </w:pPr>
      <w:r w:rsidDel="00000000" w:rsidR="00000000" w:rsidRPr="00000000">
        <w:rPr>
          <w:rtl w:val="0"/>
        </w:rPr>
        <w:t xml:space="preserve">Dentro de este marco, el Estado no es ni un adversario que compite por ganar la partida ni un árbitro externo que flota por encima del juego. El Estado es la institución encargada de garantizar la jugabilidad del tablero: mantener reglas legítimas, asegurar que nadie pueda destruir el sistema, ampliar las capacidades de los jugadores y reducir los costos de aprender a convivir.</w:t>
      </w:r>
    </w:p>
    <w:p w:rsidR="00000000" w:rsidDel="00000000" w:rsidP="00000000" w:rsidRDefault="00000000" w:rsidRPr="00000000" w14:paraId="000002C9">
      <w:pPr>
        <w:rPr/>
      </w:pPr>
      <w:r w:rsidDel="00000000" w:rsidR="00000000" w:rsidRPr="00000000">
        <w:rPr>
          <w:rtl w:val="0"/>
        </w:rPr>
        <w:t xml:space="preserve">Su función suprema no es controlar a la ciudadanía, sino hacer posible que cada jugador pueda jugar bien, con información, libertad, estabilidad y oportunidades reales.</w:t>
      </w:r>
    </w:p>
    <w:p w:rsidR="00000000" w:rsidDel="00000000" w:rsidP="00000000" w:rsidRDefault="00000000" w:rsidRPr="00000000" w14:paraId="000002CA">
      <w:pPr>
        <w:rPr/>
      </w:pPr>
      <w:r w:rsidDel="00000000" w:rsidR="00000000" w:rsidRPr="00000000">
        <w:rPr>
          <w:rtl w:val="0"/>
        </w:rPr>
        <w:t xml:space="preserve">La política lúcida reconoce que cada decisión pública es una jugada sistémica: altera incentivos, redistribuye riesgos, redefine posibilidades futuras y reconfigura los equilibrios colectivos. Por eso, su criterio moral no es la victoria de un grupo sobre otro, sino la preservación de la continuidad del juego social. </w:t>
      </w:r>
    </w:p>
    <w:p w:rsidR="00000000" w:rsidDel="00000000" w:rsidP="00000000" w:rsidRDefault="00000000" w:rsidRPr="00000000" w14:paraId="000002CB">
      <w:pPr>
        <w:rPr/>
      </w:pPr>
      <w:r w:rsidDel="00000000" w:rsidR="00000000" w:rsidRPr="00000000">
        <w:rPr>
          <w:rtl w:val="0"/>
        </w:rPr>
        <w:t xml:space="preserve">La política se mide por su capacidad de evitar que el tablero caiga en estados inestables —polarización extrema, colapso institucional, degradación ecológica, inequidad estructural— y al mismo tiempo generar las condiciones para la innovación, la creación y la expansión de libertades.</w:t>
      </w:r>
    </w:p>
    <w:p w:rsidR="00000000" w:rsidDel="00000000" w:rsidP="00000000" w:rsidRDefault="00000000" w:rsidRPr="00000000" w14:paraId="000002CC">
      <w:pPr>
        <w:rPr/>
      </w:pPr>
      <w:r w:rsidDel="00000000" w:rsidR="00000000" w:rsidRPr="00000000">
        <w:rPr>
          <w:rtl w:val="0"/>
        </w:rPr>
        <w:t xml:space="preserve">En este sentido, la legitimidad política no nace de la obediencia ni del miedo, sino de la confianza: de la percepción compartida de que las reglas son justas, que las instituciones cumplen su función y que el poder se usa para cuidar el tablero, no para explotar a los jugadores. La gobernabilidad sostenible surge cuando la sociedad reconoce que su destino es interdependiente y que la única forma de prosperar es sostener el juego juntos.</w:t>
      </w:r>
    </w:p>
    <w:p w:rsidR="00000000" w:rsidDel="00000000" w:rsidP="00000000" w:rsidRDefault="00000000" w:rsidRPr="00000000" w14:paraId="000002CD">
      <w:pPr>
        <w:rPr/>
      </w:pPr>
      <w:r w:rsidDel="00000000" w:rsidR="00000000" w:rsidRPr="00000000">
        <w:rPr>
          <w:rtl w:val="0"/>
        </w:rPr>
        <w:t xml:space="preserve">En última instancia, la política, desde la Filosofía del Juego, es la disciplina que estudia y practica cómo orientar el movimiento colectivo: cómo mantener el equilibrio en medio del cambio, cómo integrar tensiones sin fracturarlas, cómo construir estabilidad sin sofocar la libertad. </w:t>
      </w:r>
    </w:p>
    <w:p w:rsidR="00000000" w:rsidDel="00000000" w:rsidP="00000000" w:rsidRDefault="00000000" w:rsidRPr="00000000" w14:paraId="000002CE">
      <w:pPr>
        <w:rPr/>
      </w:pPr>
      <w:r w:rsidDel="00000000" w:rsidR="00000000" w:rsidRPr="00000000">
        <w:rPr>
          <w:rtl w:val="0"/>
        </w:rPr>
        <w:t xml:space="preserve">Su propósito no es alcanzar una utopía fija ni imponer un orden eterno, sino mantener abierto el futuro, asegurando que la humanidad pueda seguir jugando con lucidez, creatividad y responsabilidad.</w:t>
      </w:r>
    </w:p>
    <w:p w:rsidR="00000000" w:rsidDel="00000000" w:rsidP="00000000" w:rsidRDefault="00000000" w:rsidRPr="00000000" w14:paraId="000002CF">
      <w:pPr>
        <w:rPr/>
      </w:pPr>
      <w:r w:rsidDel="00000000" w:rsidR="00000000" w:rsidRPr="00000000">
        <w:rPr>
          <w:rtl w:val="0"/>
        </w:rPr>
        <w:t xml:space="preserve">La política es, así, la gran obra colectiva: el arte de organizar el juego de todos para que todos puedan seguir jugando.</w:t>
      </w:r>
    </w:p>
    <w:p w:rsidR="00000000" w:rsidDel="00000000" w:rsidP="00000000" w:rsidRDefault="00000000" w:rsidRPr="00000000" w14:paraId="000002D0">
      <w:pPr>
        <w:pStyle w:val="Heading3"/>
        <w:rPr>
          <w:b w:val="1"/>
          <w:bCs w:val="1"/>
        </w:rPr>
      </w:pPr>
      <w:r w:rsidDel="00000000" w:rsidR="00000000" w:rsidRPr="00000000">
        <w:rPr>
          <w:b w:val="1"/>
          <w:bCs w:val="1"/>
          <w:rtl w:val="0"/>
        </w:rPr>
        <w:t xml:space="preserve">3.10. Economía – Cómo gestionamos recursos</w:t>
      </w:r>
    </w:p>
    <w:p w:rsidR="00000000" w:rsidDel="00000000" w:rsidP="00000000" w:rsidRDefault="00000000" w:rsidRPr="00000000" w14:paraId="000002D1">
      <w:pPr>
        <w:rPr/>
      </w:pPr>
      <w:bookmarkStart w:colFirst="0" w:colLast="0" w:name="_heading=h.8z0trbon4pmg" w:id="24"/>
      <w:bookmarkEnd w:id="24"/>
      <w:r w:rsidDel="00000000" w:rsidR="00000000" w:rsidRPr="00000000">
        <w:rPr>
          <w:rtl w:val="0"/>
        </w:rPr>
        <w:t xml:space="preserve">La economía, en la Filosofía del Juego, no es un conjunto de mercados ni una ciencia de precios, sino la gestión de los flujos energéticos, materiales, temporales y simbólicos que permiten que el juego humano continúe. Antes que una disciplina social, es una dimensión metabólica del sistema: la administración de movimiento dentro de un tablero finito.</w:t>
      </w:r>
    </w:p>
    <w:p w:rsidR="00000000" w:rsidDel="00000000" w:rsidP="00000000" w:rsidRDefault="00000000" w:rsidRPr="00000000" w14:paraId="000002D2">
      <w:pPr>
        <w:rPr/>
      </w:pPr>
      <w:r w:rsidDel="00000000" w:rsidR="00000000" w:rsidRPr="00000000">
        <w:rPr>
          <w:rtl w:val="0"/>
        </w:rPr>
        <w:t xml:space="preserve">Todo proceso económico —producir, intercambiar, distribuir, almacenar, innovar— es, en esencia, una transformación de energía. Comprender la economía es comprender cómo una civilización organiza esos flujos, cuánto cuesta sostenerlos y cuál es su impacto sobre la resiliencia del tablero.</w:t>
      </w:r>
    </w:p>
    <w:p w:rsidR="00000000" w:rsidDel="00000000" w:rsidP="00000000" w:rsidRDefault="00000000" w:rsidRPr="00000000" w14:paraId="000002D3">
      <w:pPr>
        <w:rPr/>
      </w:pPr>
      <w:r w:rsidDel="00000000" w:rsidR="00000000" w:rsidRPr="00000000">
        <w:rPr>
          <w:rtl w:val="0"/>
        </w:rPr>
        <w:t xml:space="preserve">El pensamiento económico dominante confundió crecimiento con progreso. Asumió que la expansión ilimitada era el signo esencial del desarrollo y que la abundancia se generaba aumentando volúmenes, no mejorando estructuras. Pero ningún juego puede expandirse infinitamente dentro de un tablero limitado.</w:t>
      </w:r>
    </w:p>
    <w:p w:rsidR="00000000" w:rsidDel="00000000" w:rsidP="00000000" w:rsidRDefault="00000000" w:rsidRPr="00000000" w14:paraId="000002D4">
      <w:pPr>
        <w:rPr/>
      </w:pPr>
      <w:r w:rsidDel="00000000" w:rsidR="00000000" w:rsidRPr="00000000">
        <w:rPr>
          <w:rtl w:val="0"/>
        </w:rPr>
        <w:t xml:space="preserve">Cuando la expansión supera la capacidad regenerativa de la biosfera, la economía deja de ser motor de bienestar y se convierte en una fuerza de inestabilidad estructural. La Filosofía del Juego propone un marco más lúcido: el progreso no es crecimiento ilimitado, sino armonía dinámica entre creación, conservación y regeneración.</w:t>
      </w:r>
    </w:p>
    <w:p w:rsidR="00000000" w:rsidDel="00000000" w:rsidP="00000000" w:rsidRDefault="00000000" w:rsidRPr="00000000" w14:paraId="000002D5">
      <w:pPr>
        <w:rPr/>
      </w:pPr>
      <w:r w:rsidDel="00000000" w:rsidR="00000000" w:rsidRPr="00000000">
        <w:rPr>
          <w:rtl w:val="0"/>
        </w:rPr>
        <w:t xml:space="preserve">En esta visión, la riqueza no se define por la acumulación de bienes, sino por la capacidad de mantener el movimiento sostenible. Una economía realmente próspera es aquella donde los flujos se mantienen abiertos sin erosionar la base física que los sostiene. </w:t>
      </w:r>
    </w:p>
    <w:p w:rsidR="00000000" w:rsidDel="00000000" w:rsidP="00000000" w:rsidRDefault="00000000" w:rsidRPr="00000000" w14:paraId="000002D6">
      <w:pPr>
        <w:rPr/>
      </w:pPr>
      <w:r w:rsidDel="00000000" w:rsidR="00000000" w:rsidRPr="00000000">
        <w:rPr>
          <w:rtl w:val="0"/>
        </w:rPr>
        <w:t xml:space="preserve">Indicadores como el EROEI, la eficiencia material, la resiliencia productiva o la velocidad de reparación energética adquieren aquí un valor ontológico: indican si el tablero puede sostener nuevas jugadas o si está entrando en estados metaestables e inestables.</w:t>
      </w:r>
    </w:p>
    <w:p w:rsidR="00000000" w:rsidDel="00000000" w:rsidP="00000000" w:rsidRDefault="00000000" w:rsidRPr="00000000" w14:paraId="000002D7">
      <w:pPr>
        <w:rPr/>
      </w:pPr>
      <w:r w:rsidDel="00000000" w:rsidR="00000000" w:rsidRPr="00000000">
        <w:rPr>
          <w:rtl w:val="0"/>
        </w:rPr>
        <w:t xml:space="preserve">La economía lúcida reconoce que toda acción económica es simultáneamente una acción ecológica. No existe producción “desvinculada” de la biosfera, ni consumo “abstracto”: cada movimiento altera la disponibilidad de energía útil, redistribuye tensiones y modifica los patrones del tablero. </w:t>
      </w:r>
    </w:p>
    <w:p w:rsidR="00000000" w:rsidDel="00000000" w:rsidP="00000000" w:rsidRDefault="00000000" w:rsidRPr="00000000" w14:paraId="000002D8">
      <w:pPr>
        <w:rPr/>
      </w:pPr>
      <w:r w:rsidDel="00000000" w:rsidR="00000000" w:rsidRPr="00000000">
        <w:rPr>
          <w:rtl w:val="0"/>
        </w:rPr>
        <w:t xml:space="preserve">Por eso, invertir, consumir, innovar o regular no son decisiones técnicas aisladas, sino jugadas estratégicas que afectan el equilibrio general. La economía se vuelve, así, el puente entre la libertad humana y los límites biofísicos, entre la creatividad social y la termodinámica planetaria.</w:t>
      </w:r>
    </w:p>
    <w:p w:rsidR="00000000" w:rsidDel="00000000" w:rsidP="00000000" w:rsidRDefault="00000000" w:rsidRPr="00000000" w14:paraId="000002D9">
      <w:pPr>
        <w:rPr/>
      </w:pPr>
      <w:r w:rsidDel="00000000" w:rsidR="00000000" w:rsidRPr="00000000">
        <w:rPr>
          <w:rtl w:val="0"/>
        </w:rPr>
        <w:t xml:space="preserve">Desde esta perspectiva, gestionar recursos no es administrar objetos, sino organizar relaciones: relaciones entre jugadores, entre sistemas productivos, entre ciclos naturales y ciclos sociales, entre el presente y el futuro.</w:t>
      </w:r>
    </w:p>
    <w:p w:rsidR="00000000" w:rsidDel="00000000" w:rsidP="00000000" w:rsidRDefault="00000000" w:rsidRPr="00000000" w14:paraId="000002DA">
      <w:pPr>
        <w:rPr/>
      </w:pPr>
      <w:r w:rsidDel="00000000" w:rsidR="00000000" w:rsidRPr="00000000">
        <w:rPr>
          <w:rtl w:val="0"/>
        </w:rPr>
        <w:t xml:space="preserve">El propósito económico no es maximizar ganancias inmediatas, sino optimizar la continuidad del juego, sostener la fertilidad del tablero y garantizar que los jugadores futuros tengan condiciones para seguir creando. La eficiencia ya no consiste en reducir costos monetarios, sino en reducir costos entrópicos, evitando que la rentabilidad presente destruya capacidad futura.</w:t>
      </w:r>
    </w:p>
    <w:p w:rsidR="00000000" w:rsidDel="00000000" w:rsidP="00000000" w:rsidRDefault="00000000" w:rsidRPr="00000000" w14:paraId="000002DB">
      <w:pPr>
        <w:rPr/>
      </w:pPr>
      <w:r w:rsidDel="00000000" w:rsidR="00000000" w:rsidRPr="00000000">
        <w:rPr>
          <w:rtl w:val="0"/>
        </w:rPr>
        <w:t xml:space="preserve">La economía del juego entiende que la libertad solo existe cuando el tablero es estable. Cuando la degradación ecológica, la inequidad extrema o la fragilidad institucional provocan estados inestables, la libertad se contrae, la creatividad disminuye y la cooperación se rompe. </w:t>
      </w:r>
    </w:p>
    <w:p w:rsidR="00000000" w:rsidDel="00000000" w:rsidP="00000000" w:rsidRDefault="00000000" w:rsidRPr="00000000" w14:paraId="000002DC">
      <w:pPr>
        <w:rPr/>
      </w:pPr>
      <w:r w:rsidDel="00000000" w:rsidR="00000000" w:rsidRPr="00000000">
        <w:rPr>
          <w:rtl w:val="0"/>
        </w:rPr>
        <w:t xml:space="preserve">Por eso, la economía lúcida reconoce la interdependencia radical de sus pilares: energía, estabilidad, resiliencia y equidad. No son valores morales, sino condiciones funcionales de un sistema que quiere seguir jugando.</w:t>
      </w:r>
    </w:p>
    <w:p w:rsidR="00000000" w:rsidDel="00000000" w:rsidP="00000000" w:rsidRDefault="00000000" w:rsidRPr="00000000" w14:paraId="000002DD">
      <w:pPr>
        <w:rPr/>
      </w:pPr>
      <w:r w:rsidDel="00000000" w:rsidR="00000000" w:rsidRPr="00000000">
        <w:rPr>
          <w:rtl w:val="0"/>
        </w:rPr>
        <w:t xml:space="preserve">En última instancia, la economía, leída desde esta filosofía, redefine su misión fundamental: no crecer por crecer, sino preservar y expandir la capacidad del tablero para sostener el juego humano.</w:t>
      </w:r>
    </w:p>
    <w:p w:rsidR="00000000" w:rsidDel="00000000" w:rsidP="00000000" w:rsidRDefault="00000000" w:rsidRPr="00000000" w14:paraId="000002DE">
      <w:pPr>
        <w:rPr/>
      </w:pPr>
      <w:r w:rsidDel="00000000" w:rsidR="00000000" w:rsidRPr="00000000">
        <w:rPr>
          <w:rtl w:val="0"/>
        </w:rPr>
        <w:t xml:space="preserve">Prosperar ya no es acumular, sino mantener el flujo, equilibrar tensiones, regenerar lo que se transforma y permitir que la creación continúe sin destruir la base que la hace posible. La verdadera riqueza es la continuidad lúcida del movimiento.</w:t>
      </w:r>
    </w:p>
    <w:p w:rsidR="00000000" w:rsidDel="00000000" w:rsidP="00000000" w:rsidRDefault="00000000" w:rsidRPr="00000000" w14:paraId="000002DF">
      <w:pPr>
        <w:pStyle w:val="Heading3"/>
        <w:rPr>
          <w:b w:val="1"/>
          <w:bCs w:val="1"/>
        </w:rPr>
      </w:pPr>
      <w:r w:rsidDel="00000000" w:rsidR="00000000" w:rsidRPr="00000000">
        <w:rPr>
          <w:b w:val="1"/>
          <w:bCs w:val="1"/>
          <w:rtl w:val="0"/>
        </w:rPr>
        <w:t xml:space="preserve">3.11. Teleología – Hacia dónde vamos</w:t>
      </w:r>
    </w:p>
    <w:p w:rsidR="00000000" w:rsidDel="00000000" w:rsidP="00000000" w:rsidRDefault="00000000" w:rsidRPr="00000000" w14:paraId="000002E0">
      <w:pPr>
        <w:rPr/>
      </w:pPr>
      <w:bookmarkStart w:colFirst="0" w:colLast="0" w:name="_heading=h.ku79md3maqc2" w:id="25"/>
      <w:bookmarkEnd w:id="25"/>
      <w:r w:rsidDel="00000000" w:rsidR="00000000" w:rsidRPr="00000000">
        <w:rPr>
          <w:rtl w:val="0"/>
        </w:rPr>
        <w:t xml:space="preserve">La discusión sobre si Dios “es un ser” pierde relevancia cuando se comprende la inmensidad de lo que se intenta nombrar. Dios es y no es un ser antropomórfico, porque lo antropomórfico es parte del universo y, por tanto, participa de lo divino, pero no lo limita.</w:t>
      </w:r>
    </w:p>
    <w:p w:rsidR="00000000" w:rsidDel="00000000" w:rsidP="00000000" w:rsidRDefault="00000000" w:rsidRPr="00000000" w14:paraId="000002E1">
      <w:pPr>
        <w:rPr/>
      </w:pPr>
      <w:r w:rsidDel="00000000" w:rsidR="00000000" w:rsidRPr="00000000">
        <w:rPr>
          <w:rtl w:val="0"/>
        </w:rPr>
        <w:t xml:space="preserve">Lo divino, dentro de la Filosofía del Juego, no se concibe como un agente externo ni como una figura antropomórfica que interviene en el mundo, sino como la totalidad que hace posible la existencia. La pregunta no gira en torno a si Dios es un “ser” individual, sino a qué significa que el universo mismo esté contenido en algo que lo excede y que se expresa a través de él. </w:t>
      </w:r>
    </w:p>
    <w:p w:rsidR="00000000" w:rsidDel="00000000" w:rsidP="00000000" w:rsidRDefault="00000000" w:rsidRPr="00000000" w14:paraId="000002E2">
      <w:pPr>
        <w:rPr/>
      </w:pPr>
      <w:r w:rsidDel="00000000" w:rsidR="00000000" w:rsidRPr="00000000">
        <w:rPr>
          <w:rtl w:val="0"/>
        </w:rPr>
        <w:t xml:space="preserve">La discusión sobre si Dios “es un ser” pierde relevancia cuando se comprende la inmensidad de lo que se intenta nombrar. Dios es y no es un ser antropomórfico, porque lo antropomórfico es parte del universo y, por tanto, participa de lo divino, pero no lo limita.</w:t>
      </w:r>
    </w:p>
    <w:p w:rsidR="00000000" w:rsidDel="00000000" w:rsidP="00000000" w:rsidRDefault="00000000" w:rsidRPr="00000000" w14:paraId="000002E3">
      <w:pPr>
        <w:rPr/>
      </w:pPr>
      <w:r w:rsidDel="00000000" w:rsidR="00000000" w:rsidRPr="00000000">
        <w:rPr>
          <w:rtl w:val="0"/>
        </w:rPr>
        <w:t xml:space="preserve">En esta perspectiva, lo divino no es un personaje, sino el fondo absoluto: la totalidad infinita en la que cualquier forma de realidad encuentra su origen, su límite y su posibilidad.</w:t>
      </w:r>
    </w:p>
    <w:p w:rsidR="00000000" w:rsidDel="00000000" w:rsidP="00000000" w:rsidRDefault="00000000" w:rsidRPr="00000000" w14:paraId="000002E4">
      <w:pPr>
        <w:rPr/>
      </w:pPr>
      <w:r w:rsidDel="00000000" w:rsidR="00000000" w:rsidRPr="00000000">
        <w:rPr>
          <w:rtl w:val="0"/>
        </w:rPr>
        <w:t xml:space="preserve">Desde una lectura coherente con la física contemporánea, la realidad no está hecha de objetos sólidos, sino de vibraciones organizadas en campos. Lo que llamamos energía es solo la medida de estas transformaciones vibracionales; y lo que llamamos materia es una manera particular de estabilizar dichas oscilaciones. </w:t>
      </w:r>
    </w:p>
    <w:p w:rsidR="00000000" w:rsidDel="00000000" w:rsidP="00000000" w:rsidRDefault="00000000" w:rsidRPr="00000000" w14:paraId="000002E5">
      <w:pPr>
        <w:rPr/>
      </w:pPr>
      <w:r w:rsidDel="00000000" w:rsidR="00000000" w:rsidRPr="00000000">
        <w:rPr>
          <w:rtl w:val="0"/>
        </w:rPr>
        <w:t xml:space="preserve">Incluso aquello que nombramos “nada” no es una ausencia, sino un estado basal de fluctuaciones posibles. Bajo esta mirada, lo divino puede entenderse como el campo total: la matriz vibratoria en la que todo emerge, se transforma y desaparece. Nada está fuera de esa totalidad, porque no hay “fuera” de lo que contiene todo lo posible.</w:t>
      </w:r>
    </w:p>
    <w:p w:rsidR="00000000" w:rsidDel="00000000" w:rsidP="00000000" w:rsidRDefault="00000000" w:rsidRPr="00000000" w14:paraId="000002E6">
      <w:pPr>
        <w:rPr/>
      </w:pPr>
      <w:r w:rsidDel="00000000" w:rsidR="00000000" w:rsidRPr="00000000">
        <w:rPr>
          <w:rtl w:val="0"/>
        </w:rPr>
        <w:t xml:space="preserve">En este marco, las nociones tradicionales de omnipresencia, omnisciencia y omnipotencia no describen atributos psicológicos de una entidad, sino propiedades estructurales del todo: lo infinito está presente en cada punto porque todo punto pertenece al campo; lo infinito “conoce” porque todo conocimiento es una relación interna del sistema consigo mismo; lo infinito “puede” porque toda potencia que existe se manifiesta dentro de su amplitud.</w:t>
      </w:r>
    </w:p>
    <w:p w:rsidR="00000000" w:rsidDel="00000000" w:rsidP="00000000" w:rsidRDefault="00000000" w:rsidRPr="00000000" w14:paraId="000002E7">
      <w:pPr>
        <w:rPr/>
      </w:pPr>
      <w:r w:rsidDel="00000000" w:rsidR="00000000" w:rsidRPr="00000000">
        <w:rPr>
          <w:rtl w:val="0"/>
        </w:rPr>
        <w:t xml:space="preserve">Discutir si Dios “tiene forma” pierde relevancia cuando se comprende que cualquier forma particular —incluida la forma humana— es solo una expresión local de esa totalidad vibrante.</w:t>
      </w:r>
    </w:p>
    <w:p w:rsidR="00000000" w:rsidDel="00000000" w:rsidP="00000000" w:rsidRDefault="00000000" w:rsidRPr="00000000" w14:paraId="000002E8">
      <w:pPr>
        <w:rPr/>
      </w:pPr>
      <w:r w:rsidDel="00000000" w:rsidR="00000000" w:rsidRPr="00000000">
        <w:rPr>
          <w:rtl w:val="0"/>
        </w:rPr>
        <w:t xml:space="preserve">El equilibrio y el desequilibrio no se presentan como oposiciones morales, sino como dinámicas universales del ser. El equilibrio permite continuidad, coherencia y vida; el desequilibrio impulsa innovación, aprendizaje y transformación. </w:t>
      </w:r>
    </w:p>
    <w:p w:rsidR="00000000" w:rsidDel="00000000" w:rsidP="00000000" w:rsidRDefault="00000000" w:rsidRPr="00000000" w14:paraId="000002E9">
      <w:pPr>
        <w:rPr/>
      </w:pPr>
      <w:r w:rsidDel="00000000" w:rsidR="00000000" w:rsidRPr="00000000">
        <w:rPr>
          <w:rtl w:val="0"/>
        </w:rPr>
        <w:t xml:space="preserve">El ser humano aprende a través de desequilibrios que lo conducen hacia nuevas formas de equilibrio, y este ritmo es constitutivo del universo mismo. Desde esta perspectiva, incluso la entropía puede leerse como una fuerza que redistribuye posibilidades, reorganiza vibraciones y abre espacio para otras configuraciones. Si el equilibrio puede verse como una expresión de lo divino, el desequilibrio también lo es, porque ambos forman parte del mismo movimiento esencial.</w:t>
      </w:r>
    </w:p>
    <w:p w:rsidR="00000000" w:rsidDel="00000000" w:rsidP="00000000" w:rsidRDefault="00000000" w:rsidRPr="00000000" w14:paraId="000002EA">
      <w:pPr>
        <w:rPr/>
      </w:pPr>
      <w:r w:rsidDel="00000000" w:rsidR="00000000" w:rsidRPr="00000000">
        <w:rPr>
          <w:rtl w:val="0"/>
        </w:rPr>
        <w:t xml:space="preserve">Dios, entonces, no actúa como un jugador dentro del tablero. Es el horizonte absoluto que hace posible que exista un tablero. Los jugadores cambian, los sistemas se transforman, los universos nacen y mueren, pero lo divino permanece como la condición de posibilidad de cualquier manifestación. No se trata de un agente que interviene, sino del fundamento vibratorio en el que todos los agentes existen y juegan.</w:t>
      </w:r>
    </w:p>
    <w:p w:rsidR="00000000" w:rsidDel="00000000" w:rsidP="00000000" w:rsidRDefault="00000000" w:rsidRPr="00000000" w14:paraId="000002EB">
      <w:pPr>
        <w:rPr/>
      </w:pPr>
      <w:r w:rsidDel="00000000" w:rsidR="00000000" w:rsidRPr="00000000">
        <w:rPr>
          <w:rtl w:val="0"/>
        </w:rPr>
        <w:t xml:space="preserve">Bajo esta luz, lo sagrado no se encuentra en los extremos del sobrenaturalismo ni del materialismo, sino en la estructura misma de la realidad: en la energía que circula, en las formas que emergen, en los equilibrios que se sostienen y en los desequilibrios que permiten aprender. Dios no necesita definición para estar presente; basta reconocer que todo lo que existe es parte de una totalidad infinita que vibra, se ordena y se revela a través del juego.</w:t>
      </w:r>
    </w:p>
    <w:p w:rsidR="00000000" w:rsidDel="00000000" w:rsidP="00000000" w:rsidRDefault="00000000" w:rsidRPr="00000000" w14:paraId="000002EC">
      <w:pPr>
        <w:pStyle w:val="Heading3"/>
        <w:rPr>
          <w:b w:val="1"/>
          <w:bCs w:val="1"/>
        </w:rPr>
      </w:pPr>
      <w:r w:rsidDel="00000000" w:rsidR="00000000" w:rsidRPr="00000000">
        <w:rPr>
          <w:b w:val="1"/>
          <w:bCs w:val="1"/>
          <w:rtl w:val="0"/>
        </w:rPr>
        <w:t xml:space="preserve">3.12. Estética – Cómo expresamos sentido</w:t>
      </w:r>
    </w:p>
    <w:p w:rsidR="00000000" w:rsidDel="00000000" w:rsidP="00000000" w:rsidRDefault="00000000" w:rsidRPr="00000000" w14:paraId="000002ED">
      <w:pPr>
        <w:rPr/>
      </w:pPr>
      <w:r w:rsidDel="00000000" w:rsidR="00000000" w:rsidRPr="00000000">
        <w:rPr>
          <w:i w:val="1"/>
          <w:iCs w:val="1"/>
          <w:rtl w:val="0"/>
        </w:rPr>
        <w:t xml:space="preserve">(Versión ampliada, coherente con la ontología y la dinámica del juego)</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La estética, dentro de la Filosofía del Juego, no se limita a las artes ni a lo ornamental. Es la dimensión mediante la cual el ser humano </w:t>
      </w:r>
      <w:r w:rsidDel="00000000" w:rsidR="00000000" w:rsidRPr="00000000">
        <w:rPr>
          <w:b w:val="1"/>
          <w:bCs w:val="1"/>
          <w:rtl w:val="0"/>
        </w:rPr>
        <w:t xml:space="preserve">da forma sensible a la experiencia</w:t>
      </w:r>
      <w:r w:rsidDel="00000000" w:rsidR="00000000" w:rsidRPr="00000000">
        <w:rPr>
          <w:rtl w:val="0"/>
        </w:rPr>
        <w:t xml:space="preserve">, traduce tensiones en figuras, convierte incertidumbre en ritmo y vuelve visible la coherencia profunda del movimiento. Toda expresión significativa —una idea clara, una acción justa, una institución bien diseñada— posee una estructura estética: articula caos y orden en una forma que permite comprender y habitar el tablero.</w:t>
      </w:r>
    </w:p>
    <w:p w:rsidR="00000000" w:rsidDel="00000000" w:rsidP="00000000" w:rsidRDefault="00000000" w:rsidRPr="00000000" w14:paraId="000002EF">
      <w:pPr>
        <w:rPr/>
      </w:pPr>
      <w:r w:rsidDel="00000000" w:rsidR="00000000" w:rsidRPr="00000000">
        <w:rPr>
          <w:rtl w:val="0"/>
        </w:rPr>
        <w:t xml:space="preserve">Lo estético surge cuando el flujo de la vida encuentra una organización que resuena con la estructura del mundo. Desde esta perspectiva, </w:t>
      </w:r>
      <w:r w:rsidDel="00000000" w:rsidR="00000000" w:rsidRPr="00000000">
        <w:rPr>
          <w:b w:val="1"/>
          <w:bCs w:val="1"/>
          <w:rtl w:val="0"/>
        </w:rPr>
        <w:t xml:space="preserve">la belleza no es adorno, sino indicador</w:t>
      </w:r>
      <w:r w:rsidDel="00000000" w:rsidR="00000000" w:rsidRPr="00000000">
        <w:rPr>
          <w:rtl w:val="0"/>
        </w:rPr>
        <w:t xml:space="preserve">: muestra que una forma ha logrado integrar libertad y límite, creatividad y estructura, singularidad y continuidad. Una jugada, un gesto o una obra son bellos cuando sostienen tensiones sin romperlas, cuando permiten que lo diverso se armonice sin perder su identidad, cuando expresan sentido sin eliminar complejidad.</w:t>
      </w:r>
    </w:p>
    <w:p w:rsidR="00000000" w:rsidDel="00000000" w:rsidP="00000000" w:rsidRDefault="00000000" w:rsidRPr="00000000" w14:paraId="000002F0">
      <w:pPr>
        <w:rPr/>
      </w:pPr>
      <w:r w:rsidDel="00000000" w:rsidR="00000000" w:rsidRPr="00000000">
        <w:rPr>
          <w:rtl w:val="0"/>
        </w:rPr>
        <w:t xml:space="preserve">El ser humano, como jugador, navegante y constructor, necesita expresar su movimiento a través de símbolos, narrativas, imágenes, ritmos y sistemas. Estas formas no son accesorios culturales, sino </w:t>
      </w:r>
      <w:r w:rsidDel="00000000" w:rsidR="00000000" w:rsidRPr="00000000">
        <w:rPr>
          <w:b w:val="1"/>
          <w:bCs w:val="1"/>
          <w:rtl w:val="0"/>
        </w:rPr>
        <w:t xml:space="preserve">dispositivos cognitivos y sociales</w:t>
      </w:r>
      <w:r w:rsidDel="00000000" w:rsidR="00000000" w:rsidRPr="00000000">
        <w:rPr>
          <w:rtl w:val="0"/>
        </w:rPr>
        <w:t xml:space="preserve">: nos permiten compartir sentido, coordinar acciones, transmitir aprendizaje y dar continuidad a lo que sería efímero. La estética es el lenguaje donde las jugadas individuales se transforman en significado colectivo; es la gramática sensible mediante la cual una sociedad reconoce quién es, qué valora y hacia dónde quiere moverse.</w:t>
      </w:r>
    </w:p>
    <w:p w:rsidR="00000000" w:rsidDel="00000000" w:rsidP="00000000" w:rsidRDefault="00000000" w:rsidRPr="00000000" w14:paraId="000002F1">
      <w:pPr>
        <w:rPr/>
      </w:pPr>
      <w:r w:rsidDel="00000000" w:rsidR="00000000" w:rsidRPr="00000000">
        <w:rPr>
          <w:rtl w:val="0"/>
        </w:rPr>
        <w:t xml:space="preserve">La estética del juego revela que lo verdadero, lo bueno y lo bello no son dimensiones separadas, sino expresiones distintas de una misma lucidez. </w:t>
      </w:r>
      <w:r w:rsidDel="00000000" w:rsidR="00000000" w:rsidRPr="00000000">
        <w:rPr>
          <w:b w:val="1"/>
          <w:bCs w:val="1"/>
          <w:rtl w:val="0"/>
        </w:rPr>
        <w:t xml:space="preserve">La belleza es la forma visible de una estructura bien jugada</w:t>
      </w:r>
      <w:r w:rsidDel="00000000" w:rsidR="00000000" w:rsidRPr="00000000">
        <w:rPr>
          <w:rtl w:val="0"/>
        </w:rPr>
        <w:t xml:space="preserve">: un equilibrio dinámico entre tensión y resolución, entre variación y estabilidad, entre energía y forma. Allí donde hay proporción, ritmo y resonancia, el tablero se vuelve legible, fértil y creativo.</w:t>
      </w:r>
    </w:p>
    <w:p w:rsidR="00000000" w:rsidDel="00000000" w:rsidP="00000000" w:rsidRDefault="00000000" w:rsidRPr="00000000" w14:paraId="000002F2">
      <w:pPr>
        <w:rPr/>
      </w:pPr>
      <w:r w:rsidDel="00000000" w:rsidR="00000000" w:rsidRPr="00000000">
        <w:rPr>
          <w:rtl w:val="0"/>
        </w:rPr>
        <w:t xml:space="preserve">En un mundo saturado de ruido, saturación simbólica y estímulos fragmentados, la belleza se convierte en un acto de resistencia: no en escapismo, sino en orientación. La forma bella permite distinguir lo esencial de lo trivial, lo que sostiene el juego de lo que lo degrada. Expresar sentido —a través del arte, del lenguaje, del diseño institucional o de la acción política lúcida— es un modo de preservar la armonía del juego, de recordar que la vida, como toda gran obra, solo perdura cuando mantiene viva su tensión creadora.</w:t>
      </w:r>
    </w:p>
    <w:p w:rsidR="00000000" w:rsidDel="00000000" w:rsidP="00000000" w:rsidRDefault="00000000" w:rsidRPr="00000000" w14:paraId="000002F3">
      <w:pPr>
        <w:rPr/>
      </w:pPr>
      <w:r w:rsidDel="00000000" w:rsidR="00000000" w:rsidRPr="00000000">
        <w:rPr>
          <w:rtl w:val="0"/>
        </w:rPr>
        <w:t xml:space="preserve">La estética, finalmente, no es el cierre del sistema, sino su apertura sensible: la dimensión donde la filosofía se vuelve experiencia, donde la lucidez se vuelve forma y donde el juego se vuelve visible para quienes lo habitan. A través de la belleza entendemos no solo cómo jugamos, sino </w:t>
      </w:r>
      <w:r w:rsidDel="00000000" w:rsidR="00000000" w:rsidRPr="00000000">
        <w:rPr>
          <w:b w:val="1"/>
          <w:bCs w:val="1"/>
          <w:rtl w:val="0"/>
        </w:rPr>
        <w:t xml:space="preserve">por qué vale la pena seguir jugando</w:t>
      </w: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2"/>
        <w:ind w:left="708" w:firstLine="0"/>
        <w:rPr>
          <w:b w:val="1"/>
          <w:bCs w:val="1"/>
        </w:rPr>
      </w:pPr>
      <w:bookmarkStart w:colFirst="0" w:colLast="0" w:name="_heading=h.1lawnolik9us" w:id="26"/>
      <w:bookmarkEnd w:id="26"/>
      <w:r w:rsidDel="00000000" w:rsidR="00000000" w:rsidRPr="00000000">
        <w:rPr>
          <w:b w:val="1"/>
          <w:bCs w:val="1"/>
          <w:rtl w:val="0"/>
        </w:rPr>
        <w:t xml:space="preserve">Parte 4 – Decálogo de Axiomas Fundacionales</w:t>
      </w:r>
    </w:p>
    <w:p w:rsidR="00000000" w:rsidDel="00000000" w:rsidP="00000000" w:rsidRDefault="00000000" w:rsidRPr="00000000" w14:paraId="000002F6">
      <w:pPr>
        <w:ind w:left="708" w:firstLine="0"/>
        <w:rPr/>
      </w:pPr>
      <w:r w:rsidDel="00000000" w:rsidR="00000000" w:rsidRPr="00000000">
        <w:rPr>
          <w:rtl w:val="0"/>
        </w:rPr>
        <w:t xml:space="preserve">Todo sistema filosófico requiere un conjunto de principios que condensen su esencia. Después de exponer los fundamentos teóricos, éticos y estéticos de la Filosofía del Juego, llega el momento de formular sus axiomas: las ideas nucleares que sostienen su coherencia interna y su aplicación práctica. Un axioma no es una opinión ni una creencia, sino una afirmación que se asume como base de construcción. Son las “reglas maestras” del pensamiento, las coordenadas del tablero intelectual que hacen posible todo movimiento posterior.</w:t>
      </w:r>
    </w:p>
    <w:p w:rsidR="00000000" w:rsidDel="00000000" w:rsidP="00000000" w:rsidRDefault="00000000" w:rsidRPr="00000000" w14:paraId="000002F7">
      <w:pPr>
        <w:ind w:left="708" w:firstLine="0"/>
        <w:rPr/>
      </w:pPr>
      <w:r w:rsidDel="00000000" w:rsidR="00000000" w:rsidRPr="00000000">
        <w:rPr>
          <w:rtl w:val="0"/>
        </w:rPr>
        <w:t xml:space="preserve">El Decálogo de Axiomas Fundacionales cumple esa función: expresar en forma breve, rigurosa y simbólica la estructura lógica del sistema. Cada axioma se formula en formato silogístico, siguiendo la tradición filosófica que combina premisa–premisa–conclusión, y se acompaña de una frase aforística que condensa su sentido en lenguaje poético y recordable. Estos principios no buscan imponer fe, sino ofrecer claridad: son el marco de referencia que permite jugar con lucidez en cualquier ámbito —filosófico, político, económico o existencial—.</w:t>
      </w:r>
    </w:p>
    <w:p w:rsidR="00000000" w:rsidDel="00000000" w:rsidP="00000000" w:rsidRDefault="00000000" w:rsidRPr="00000000" w14:paraId="000002F8">
      <w:pPr>
        <w:ind w:left="708" w:firstLine="0"/>
        <w:rPr/>
      </w:pPr>
      <w:r w:rsidDel="00000000" w:rsidR="00000000" w:rsidRPr="00000000">
        <w:rPr>
          <w:rtl w:val="0"/>
        </w:rPr>
        <w:t xml:space="preserve">El pensamiento que los inspira no es dogmático ni utópico, sino operativo. Así como en un juego las reglas no son cárceles, sino condiciones de posibilidad, los axiomas aquí propuestos no limitan la libertad: la hacen viable. Constituyen el esqueleto invisible del sistema, la brújula que orienta el pensamiento y la acción dentro de un tablero que cambia constantemente.</w:t>
      </w:r>
    </w:p>
    <w:p w:rsidR="00000000" w:rsidDel="00000000" w:rsidP="00000000" w:rsidRDefault="00000000" w:rsidRPr="00000000" w14:paraId="000002F9">
      <w:pPr>
        <w:pStyle w:val="Heading3"/>
        <w:ind w:left="708" w:firstLine="0"/>
        <w:rPr/>
      </w:pPr>
      <w:bookmarkStart w:colFirst="0" w:colLast="0" w:name="_heading=h.tk23yj9zd8zv" w:id="27"/>
      <w:bookmarkEnd w:id="27"/>
      <w:r w:rsidDel="00000000" w:rsidR="00000000" w:rsidRPr="00000000">
        <w:rPr>
          <w:rtl w:val="0"/>
        </w:rPr>
        <w:t xml:space="preserve">4.1. Formato silogístico (premisa–premisa–conclusión)</w:t>
      </w:r>
    </w:p>
    <w:p w:rsidR="00000000" w:rsidDel="00000000" w:rsidP="00000000" w:rsidRDefault="00000000" w:rsidRPr="00000000" w14:paraId="000002FA">
      <w:pPr>
        <w:ind w:left="708" w:firstLine="0"/>
        <w:rPr/>
      </w:pPr>
      <w:r w:rsidDel="00000000" w:rsidR="00000000" w:rsidRPr="00000000">
        <w:rPr>
          <w:rtl w:val="0"/>
        </w:rPr>
        <w:t xml:space="preserve">El pensamiento del juego se organiza como una serie de silogismos fundamentales: cada uno une razón y metáfora, lógica y visión. Este formato permite expresar verdades complejas con precisión y belleza, siguiendo la estructura clásica del pensamiento filosófico:</w:t>
      </w:r>
    </w:p>
    <w:p w:rsidR="00000000" w:rsidDel="00000000" w:rsidP="00000000" w:rsidRDefault="00000000" w:rsidRPr="00000000" w14:paraId="000002FB">
      <w:pPr>
        <w:ind w:left="708" w:firstLine="0"/>
        <w:rPr/>
      </w:pPr>
      <w:r w:rsidDel="00000000" w:rsidR="00000000" w:rsidRPr="00000000">
        <w:rPr>
          <w:rtl w:val="0"/>
        </w:rPr>
        <w:t xml:space="preserve">Premisa 1: principio de realidad.</w:t>
      </w:r>
    </w:p>
    <w:p w:rsidR="00000000" w:rsidDel="00000000" w:rsidP="00000000" w:rsidRDefault="00000000" w:rsidRPr="00000000" w14:paraId="000002FC">
      <w:pPr>
        <w:ind w:left="708" w:firstLine="0"/>
        <w:rPr/>
      </w:pPr>
      <w:r w:rsidDel="00000000" w:rsidR="00000000" w:rsidRPr="00000000">
        <w:rPr>
          <w:rtl w:val="0"/>
        </w:rPr>
        <w:t xml:space="preserve">Premisa 2: principio de relación.</w:t>
      </w:r>
    </w:p>
    <w:p w:rsidR="00000000" w:rsidDel="00000000" w:rsidP="00000000" w:rsidRDefault="00000000" w:rsidRPr="00000000" w14:paraId="000002FD">
      <w:pPr>
        <w:ind w:left="708" w:firstLine="0"/>
        <w:rPr/>
      </w:pPr>
      <w:r w:rsidDel="00000000" w:rsidR="00000000" w:rsidRPr="00000000">
        <w:rPr>
          <w:rtl w:val="0"/>
        </w:rPr>
        <w:t xml:space="preserve">Conclusión: síntesis del juego.</w:t>
      </w:r>
    </w:p>
    <w:p w:rsidR="00000000" w:rsidDel="00000000" w:rsidP="00000000" w:rsidRDefault="00000000" w:rsidRPr="00000000" w14:paraId="000002FE">
      <w:pPr>
        <w:ind w:left="708" w:firstLine="0"/>
        <w:rPr/>
      </w:pPr>
      <w:r w:rsidDel="00000000" w:rsidR="00000000" w:rsidRPr="00000000">
        <w:rPr>
          <w:rtl w:val="0"/>
        </w:rPr>
        <w:t xml:space="preserve">Cada axioma condensa una ley del tablero: una afirmación que puede guiar tanto el pensamiento como la acción. Son diez, porque el decálogo simboliza el equilibrio entre límite y totalidad; suficiente para dar estructura, sin sofocar la libertad del jugador.</w:t>
      </w:r>
    </w:p>
    <w:p w:rsidR="00000000" w:rsidDel="00000000" w:rsidP="00000000" w:rsidRDefault="00000000" w:rsidRPr="00000000" w14:paraId="000002FF">
      <w:pPr>
        <w:pStyle w:val="Heading4"/>
        <w:ind w:left="708" w:firstLine="0"/>
        <w:rPr/>
      </w:pPr>
      <w:r w:rsidDel="00000000" w:rsidR="00000000" w:rsidRPr="00000000">
        <w:rPr>
          <w:rtl w:val="0"/>
        </w:rPr>
        <w:t xml:space="preserve">4.1.1. Todo es juego</w:t>
      </w:r>
    </w:p>
    <w:p w:rsidR="00000000" w:rsidDel="00000000" w:rsidP="00000000" w:rsidRDefault="00000000" w:rsidRPr="00000000" w14:paraId="00000300">
      <w:pPr>
        <w:ind w:left="708" w:firstLine="0"/>
        <w:rPr/>
      </w:pPr>
      <w:r w:rsidDel="00000000" w:rsidR="00000000" w:rsidRPr="00000000">
        <w:rPr>
          <w:rtl w:val="0"/>
        </w:rPr>
        <w:t xml:space="preserve">Premisa 1: Toda forma de existencia implica interacción entre fuerzas, decisiones o condiciones.</w:t>
      </w:r>
    </w:p>
    <w:p w:rsidR="00000000" w:rsidDel="00000000" w:rsidP="00000000" w:rsidRDefault="00000000" w:rsidRPr="00000000" w14:paraId="00000301">
      <w:pPr>
        <w:ind w:left="708" w:firstLine="0"/>
        <w:rPr/>
      </w:pPr>
      <w:r w:rsidDel="00000000" w:rsidR="00000000" w:rsidRPr="00000000">
        <w:rPr>
          <w:rtl w:val="0"/>
        </w:rPr>
        <w:t xml:space="preserve">Premisa 2: Toda interacción genera estructura, movimiento y resultado.</w:t>
      </w:r>
    </w:p>
    <w:p w:rsidR="00000000" w:rsidDel="00000000" w:rsidP="00000000" w:rsidRDefault="00000000" w:rsidRPr="00000000" w14:paraId="00000302">
      <w:pPr>
        <w:ind w:left="708" w:firstLine="0"/>
        <w:rPr/>
      </w:pPr>
      <w:r w:rsidDel="00000000" w:rsidR="00000000" w:rsidRPr="00000000">
        <w:rPr>
          <w:rtl w:val="0"/>
        </w:rPr>
        <w:t xml:space="preserve">Conclusión: Por tanto, toda realidad es un juego en desarrollo.</w:t>
      </w:r>
    </w:p>
    <w:p w:rsidR="00000000" w:rsidDel="00000000" w:rsidP="00000000" w:rsidRDefault="00000000" w:rsidRPr="00000000" w14:paraId="00000303">
      <w:pPr>
        <w:ind w:left="708" w:firstLine="0"/>
        <w:rPr/>
      </w:pPr>
      <w:r w:rsidDel="00000000" w:rsidR="00000000" w:rsidRPr="00000000">
        <w:rPr>
          <w:rtl w:val="0"/>
        </w:rPr>
        <w:t xml:space="preserve">Aforismo: Todo lo que existe, juega; y todo lo que juega, existe.</w:t>
      </w:r>
    </w:p>
    <w:p w:rsidR="00000000" w:rsidDel="00000000" w:rsidP="00000000" w:rsidRDefault="00000000" w:rsidRPr="00000000" w14:paraId="00000304">
      <w:pPr>
        <w:ind w:left="708" w:firstLine="0"/>
        <w:rPr/>
      </w:pPr>
      <w:r w:rsidDel="00000000" w:rsidR="00000000" w:rsidRPr="00000000">
        <w:rPr>
          <w:rtl w:val="0"/>
        </w:rPr>
        <w:t xml:space="preserve">La totalidad del ser puede comprenderse como un sistema de interacciones dinámicas. Desde las partículas subatómicas hasta las civilizaciones humanas, todo fenómeno surge, se transforma y desaparece dentro de un entramado de relaciones. Nada existe aislado, y nada permanece estático. El juego es, por tanto, la estructura profunda del cosmos: un equilibrio en perpetuo movimiento donde cada elemento ocupa lugar, cumple función y responde a tensiones.</w:t>
      </w:r>
    </w:p>
    <w:p w:rsidR="00000000" w:rsidDel="00000000" w:rsidP="00000000" w:rsidRDefault="00000000" w:rsidRPr="00000000" w14:paraId="00000305">
      <w:pPr>
        <w:ind w:left="708" w:firstLine="0"/>
        <w:rPr/>
      </w:pPr>
      <w:r w:rsidDel="00000000" w:rsidR="00000000" w:rsidRPr="00000000">
        <w:rPr>
          <w:rtl w:val="0"/>
        </w:rPr>
        <w:t xml:space="preserve">Asumir que todo es juego no es trivializar la existencia, sino reconocer su naturaleza activa. La vida no es un mecanismo rígido ni un caos sin sentido: es una secuencia de jugadas que configuran sentido a través de la interacción. Comprender esto permite abandonar la ilusión del control total o del azar absoluto, y situarse en la mirada lúcida del jugador consciente: aquel que entiende que vivir es participar en una partida que nunca se detiene.</w:t>
      </w:r>
    </w:p>
    <w:p w:rsidR="00000000" w:rsidDel="00000000" w:rsidP="00000000" w:rsidRDefault="00000000" w:rsidRPr="00000000" w14:paraId="00000306">
      <w:pPr>
        <w:pStyle w:val="Heading4"/>
        <w:ind w:left="708" w:firstLine="0"/>
        <w:rPr/>
      </w:pPr>
      <w:r w:rsidDel="00000000" w:rsidR="00000000" w:rsidRPr="00000000">
        <w:rPr>
          <w:rtl w:val="0"/>
        </w:rPr>
        <w:t xml:space="preserve">4.1.2. El tablero es finito, aunque el universo sea infinito</w:t>
      </w:r>
    </w:p>
    <w:p w:rsidR="00000000" w:rsidDel="00000000" w:rsidP="00000000" w:rsidRDefault="00000000" w:rsidRPr="00000000" w14:paraId="00000307">
      <w:pPr>
        <w:ind w:left="708" w:firstLine="0"/>
        <w:rPr/>
      </w:pPr>
      <w:r w:rsidDel="00000000" w:rsidR="00000000" w:rsidRPr="00000000">
        <w:rPr>
          <w:rtl w:val="0"/>
        </w:rPr>
        <w:t xml:space="preserve">Premisa 1: Toda acción ocurre dentro de un marco de condiciones materiales, temporales y energéticas.</w:t>
      </w:r>
    </w:p>
    <w:p w:rsidR="00000000" w:rsidDel="00000000" w:rsidP="00000000" w:rsidRDefault="00000000" w:rsidRPr="00000000" w14:paraId="00000308">
      <w:pPr>
        <w:ind w:left="708" w:firstLine="0"/>
        <w:rPr/>
      </w:pPr>
      <w:r w:rsidDel="00000000" w:rsidR="00000000" w:rsidRPr="00000000">
        <w:rPr>
          <w:rtl w:val="0"/>
        </w:rPr>
        <w:t xml:space="preserve">Premisa 2: Ningún jugador puede actuar fuera de las leyes y límites que hacen posible su existencia.</w:t>
      </w:r>
    </w:p>
    <w:p w:rsidR="00000000" w:rsidDel="00000000" w:rsidP="00000000" w:rsidRDefault="00000000" w:rsidRPr="00000000" w14:paraId="00000309">
      <w:pPr>
        <w:ind w:left="708" w:firstLine="0"/>
        <w:rPr/>
      </w:pPr>
      <w:r w:rsidDel="00000000" w:rsidR="00000000" w:rsidRPr="00000000">
        <w:rPr>
          <w:rtl w:val="0"/>
        </w:rPr>
        <w:t xml:space="preserve">Conclusión: Por tanto, aunque el universo sea infinito en potencial, cada juego se desarrolla en un tablero finito.</w:t>
      </w:r>
    </w:p>
    <w:p w:rsidR="00000000" w:rsidDel="00000000" w:rsidP="00000000" w:rsidRDefault="00000000" w:rsidRPr="00000000" w14:paraId="0000030A">
      <w:pPr>
        <w:ind w:left="708" w:firstLine="0"/>
        <w:rPr/>
      </w:pPr>
      <w:r w:rsidDel="00000000" w:rsidR="00000000" w:rsidRPr="00000000">
        <w:rPr>
          <w:rtl w:val="0"/>
        </w:rPr>
        <w:t xml:space="preserve">Aforismo: La libertad no se pierde en los límites; nace de ellos.</w:t>
      </w:r>
    </w:p>
    <w:p w:rsidR="00000000" w:rsidDel="00000000" w:rsidP="00000000" w:rsidRDefault="00000000" w:rsidRPr="00000000" w14:paraId="0000030B">
      <w:pPr>
        <w:ind w:left="708" w:firstLine="0"/>
        <w:rPr/>
      </w:pPr>
      <w:r w:rsidDel="00000000" w:rsidR="00000000" w:rsidRPr="00000000">
        <w:rPr>
          <w:rtl w:val="0"/>
        </w:rPr>
        <w:t xml:space="preserve">El infinito es una posibilidad abstracta, pero la vida ocurre siempre dentro de fronteras concretas. El planeta tiene recursos limitados, el cuerpo energía finita y el tiempo un ritmo que no puede detenerse. Los límites no son castigo, sino marco: son lo que hace posible el juego. Sin bordes, no hay tablero; sin tablero, no hay movimiento inteligible.</w:t>
      </w:r>
    </w:p>
    <w:p w:rsidR="00000000" w:rsidDel="00000000" w:rsidP="00000000" w:rsidRDefault="00000000" w:rsidRPr="00000000" w14:paraId="0000030C">
      <w:pPr>
        <w:ind w:left="708" w:firstLine="0"/>
        <w:rPr/>
      </w:pPr>
      <w:r w:rsidDel="00000000" w:rsidR="00000000" w:rsidRPr="00000000">
        <w:rPr>
          <w:rtl w:val="0"/>
        </w:rPr>
        <w:t xml:space="preserve">Reconocer la finitud no implica resignación, sino sabiduría. Es aceptar que toda libertad necesita contorno, toda creación requiere estructura, y toda expansión depende del cuidado del espacio donde ocurre. El jugador lúcido no maldice el límite, lo honra: entiende que solo dentro de un tablero finito puede desplegar su poder creador sin destruir el juego mismo.</w:t>
      </w:r>
    </w:p>
    <w:p w:rsidR="00000000" w:rsidDel="00000000" w:rsidP="00000000" w:rsidRDefault="00000000" w:rsidRPr="00000000" w14:paraId="0000030D">
      <w:pPr>
        <w:pStyle w:val="Heading4"/>
        <w:ind w:left="708" w:firstLine="0"/>
        <w:rPr/>
      </w:pPr>
      <w:r w:rsidDel="00000000" w:rsidR="00000000" w:rsidRPr="00000000">
        <w:rPr>
          <w:rtl w:val="0"/>
        </w:rPr>
        <w:t xml:space="preserve">4.1.3. Toda realidad es navegada y construida </w:t>
      </w:r>
    </w:p>
    <w:p w:rsidR="00000000" w:rsidDel="00000000" w:rsidP="00000000" w:rsidRDefault="00000000" w:rsidRPr="00000000" w14:paraId="0000030E">
      <w:pPr>
        <w:ind w:left="708" w:firstLine="0"/>
        <w:rPr/>
      </w:pPr>
      <w:r w:rsidDel="00000000" w:rsidR="00000000" w:rsidRPr="00000000">
        <w:rPr>
          <w:b w:val="1"/>
          <w:bCs w:val="1"/>
          <w:rtl w:val="0"/>
        </w:rPr>
        <w:t xml:space="preserve">Premisa 1:</w:t>
      </w:r>
      <w:r w:rsidDel="00000000" w:rsidR="00000000" w:rsidRPr="00000000">
        <w:rPr>
          <w:rtl w:val="0"/>
        </w:rPr>
        <w:t xml:space="preserve"> La existencia no es un escenario estático, sino un campo de movimiento e interpretación.</w:t>
        <w:br w:type="textWrapping"/>
      </w:r>
      <w:r w:rsidDel="00000000" w:rsidR="00000000" w:rsidRPr="00000000">
        <w:rPr>
          <w:b w:val="1"/>
          <w:bCs w:val="1"/>
          <w:rtl w:val="0"/>
        </w:rPr>
        <w:t xml:space="preserve">Premisa 2:</w:t>
      </w:r>
      <w:r w:rsidDel="00000000" w:rsidR="00000000" w:rsidRPr="00000000">
        <w:rPr>
          <w:rtl w:val="0"/>
        </w:rPr>
        <w:t xml:space="preserve"> Cada ser humano participa activamente en la configuración del mundo que habita.</w:t>
        <w:br w:type="textWrapping"/>
      </w:r>
      <w:r w:rsidDel="00000000" w:rsidR="00000000" w:rsidRPr="00000000">
        <w:rPr>
          <w:b w:val="1"/>
          <w:bCs w:val="1"/>
          <w:rtl w:val="0"/>
        </w:rPr>
        <w:t xml:space="preserve">Conclusión:</w:t>
      </w:r>
      <w:r w:rsidDel="00000000" w:rsidR="00000000" w:rsidRPr="00000000">
        <w:rPr>
          <w:rtl w:val="0"/>
        </w:rPr>
        <w:t xml:space="preserve"> Por tanto, toda realidad es simultáneamente navegada —porque se transita— y construida —porque se crea—.</w:t>
      </w:r>
    </w:p>
    <w:p w:rsidR="00000000" w:rsidDel="00000000" w:rsidP="00000000" w:rsidRDefault="00000000" w:rsidRPr="00000000" w14:paraId="0000030F">
      <w:pPr>
        <w:ind w:left="708" w:firstLine="0"/>
        <w:rPr/>
      </w:pPr>
      <w:r w:rsidDel="00000000" w:rsidR="00000000" w:rsidRPr="00000000">
        <w:rPr>
          <w:b w:val="1"/>
          <w:bCs w:val="1"/>
          <w:rtl w:val="0"/>
        </w:rPr>
        <w:t xml:space="preserve">Aforismo:</w:t>
      </w:r>
      <w:r w:rsidDel="00000000" w:rsidR="00000000" w:rsidRPr="00000000">
        <w:rPr>
          <w:rtl w:val="0"/>
        </w:rPr>
        <w:t xml:space="preserve"> </w:t>
      </w:r>
      <w:r w:rsidDel="00000000" w:rsidR="00000000" w:rsidRPr="00000000">
        <w:rPr>
          <w:i w:val="1"/>
          <w:iCs w:val="1"/>
          <w:rtl w:val="0"/>
        </w:rPr>
        <w:t xml:space="preserve">La realidad no se contempla: se atraviesa y se edifica.</w:t>
      </w:r>
      <w:r w:rsidDel="00000000" w:rsidR="00000000" w:rsidRPr="00000000">
        <w:rPr>
          <w:rtl w:val="0"/>
        </w:rPr>
      </w:r>
    </w:p>
    <w:p w:rsidR="00000000" w:rsidDel="00000000" w:rsidP="00000000" w:rsidRDefault="00000000" w:rsidRPr="00000000" w14:paraId="00000310">
      <w:pPr>
        <w:ind w:left="708" w:firstLine="0"/>
        <w:rPr/>
      </w:pPr>
      <w:r w:rsidDel="00000000" w:rsidR="00000000" w:rsidRPr="00000000">
        <w:rPr>
          <w:rtl w:val="0"/>
        </w:rPr>
        <w:t xml:space="preserve">La realidad no es algo dado una vez y para siempre, sino una red viva que se transforma con cada acción consciente. Navegar es orientarse en medio de lo incierto, leer las corrientes, ajustar el rumbo sin perder dirección. Construir es dar forma, dejar huella, materializar sentido en estructuras visibles o invisibles. Ambas dimensiones —navegar y construir— constituyen la esencia de la existencia humana.</w:t>
      </w:r>
    </w:p>
    <w:p w:rsidR="00000000" w:rsidDel="00000000" w:rsidP="00000000" w:rsidRDefault="00000000" w:rsidRPr="00000000" w14:paraId="00000311">
      <w:pPr>
        <w:ind w:left="708" w:firstLine="0"/>
        <w:rPr/>
      </w:pPr>
      <w:r w:rsidDel="00000000" w:rsidR="00000000" w:rsidRPr="00000000">
        <w:rPr>
          <w:rtl w:val="0"/>
        </w:rPr>
        <w:t xml:space="preserve">El individuo lúcido comprende que no basta con interpretar el mundo: debe también intervenir en él. Cada pensamiento, decisión o acto modela el tablero compartido. Navegamos entre fuerzas que no controlamos del todo, pero al construir, establecemos nuevos puntos de referencia, nuevos caminos posibles. Así, la realidad es coautoría permanente entre el entorno y la conciencia, entre el azar y la estrategia, entre el movimiento y la forma. </w:t>
      </w:r>
      <w:r w:rsidDel="00000000" w:rsidR="00000000" w:rsidRPr="00000000">
        <w:rPr>
          <w:b w:val="1"/>
          <w:bCs w:val="1"/>
          <w:rtl w:val="0"/>
        </w:rPr>
        <w:t xml:space="preserve">Vivir es navegar lo incierto mientras se construye sentido.</w:t>
      </w:r>
      <w:r w:rsidDel="00000000" w:rsidR="00000000" w:rsidRPr="00000000">
        <w:rPr>
          <w:rtl w:val="0"/>
        </w:rPr>
      </w:r>
    </w:p>
    <w:p w:rsidR="00000000" w:rsidDel="00000000" w:rsidP="00000000" w:rsidRDefault="00000000" w:rsidRPr="00000000" w14:paraId="00000312">
      <w:pPr>
        <w:pStyle w:val="Heading4"/>
        <w:ind w:left="708" w:firstLine="0"/>
        <w:rPr/>
      </w:pPr>
      <w:r w:rsidDel="00000000" w:rsidR="00000000" w:rsidRPr="00000000">
        <w:rPr>
          <w:rtl w:val="0"/>
        </w:rPr>
        <w:t xml:space="preserve">4.1.4. El conocimiento es jugada</w:t>
      </w:r>
    </w:p>
    <w:p w:rsidR="00000000" w:rsidDel="00000000" w:rsidP="00000000" w:rsidRDefault="00000000" w:rsidRPr="00000000" w14:paraId="00000313">
      <w:pPr>
        <w:ind w:left="708" w:firstLine="0"/>
        <w:rPr/>
      </w:pPr>
      <w:r w:rsidDel="00000000" w:rsidR="00000000" w:rsidRPr="00000000">
        <w:rPr>
          <w:b w:val="1"/>
          <w:bCs w:val="1"/>
          <w:rtl w:val="0"/>
        </w:rPr>
        <w:t xml:space="preserve">Premisa 1:</w:t>
      </w:r>
      <w:r w:rsidDel="00000000" w:rsidR="00000000" w:rsidRPr="00000000">
        <w:rPr>
          <w:rtl w:val="0"/>
        </w:rPr>
        <w:t xml:space="preserve"> Conocer es intervenir en la realidad, no solo observarla.</w:t>
      </w:r>
    </w:p>
    <w:p w:rsidR="00000000" w:rsidDel="00000000" w:rsidP="00000000" w:rsidRDefault="00000000" w:rsidRPr="00000000" w14:paraId="00000314">
      <w:pPr>
        <w:ind w:left="708" w:firstLine="0"/>
        <w:rPr/>
      </w:pPr>
      <w:r w:rsidDel="00000000" w:rsidR="00000000" w:rsidRPr="00000000">
        <w:rPr>
          <w:b w:val="1"/>
          <w:bCs w:val="1"/>
          <w:rtl w:val="0"/>
        </w:rPr>
        <w:t xml:space="preserve">Premisa 2:</w:t>
      </w:r>
      <w:r w:rsidDel="00000000" w:rsidR="00000000" w:rsidRPr="00000000">
        <w:rPr>
          <w:rtl w:val="0"/>
        </w:rPr>
        <w:t xml:space="preserve"> Toda intervención modifica el tablero y altera las posibilidades de juego.</w:t>
      </w:r>
    </w:p>
    <w:p w:rsidR="00000000" w:rsidDel="00000000" w:rsidP="00000000" w:rsidRDefault="00000000" w:rsidRPr="00000000" w14:paraId="00000315">
      <w:pPr>
        <w:ind w:left="708" w:firstLine="0"/>
        <w:rPr/>
      </w:pPr>
      <w:r w:rsidDel="00000000" w:rsidR="00000000" w:rsidRPr="00000000">
        <w:rPr>
          <w:b w:val="1"/>
          <w:bCs w:val="1"/>
          <w:rtl w:val="0"/>
        </w:rPr>
        <w:t xml:space="preserve">Conclusión:</w:t>
      </w:r>
      <w:r w:rsidDel="00000000" w:rsidR="00000000" w:rsidRPr="00000000">
        <w:rPr>
          <w:rtl w:val="0"/>
        </w:rPr>
        <w:t xml:space="preserve"> Por tanto, el conocimiento no es contemplación pasiva, sino una jugada dentro del juego de la existencia.</w:t>
      </w:r>
    </w:p>
    <w:p w:rsidR="00000000" w:rsidDel="00000000" w:rsidP="00000000" w:rsidRDefault="00000000" w:rsidRPr="00000000" w14:paraId="00000316">
      <w:pPr>
        <w:ind w:left="708" w:firstLine="0"/>
        <w:rPr/>
      </w:pPr>
      <w:r w:rsidDel="00000000" w:rsidR="00000000" w:rsidRPr="00000000">
        <w:rPr>
          <w:b w:val="1"/>
          <w:bCs w:val="1"/>
          <w:rtl w:val="0"/>
        </w:rPr>
        <w:t xml:space="preserve">Aforismo:</w:t>
      </w:r>
      <w:r w:rsidDel="00000000" w:rsidR="00000000" w:rsidRPr="00000000">
        <w:rPr>
          <w:rtl w:val="0"/>
        </w:rPr>
        <w:t xml:space="preserve"> </w:t>
      </w:r>
      <w:r w:rsidDel="00000000" w:rsidR="00000000" w:rsidRPr="00000000">
        <w:rPr>
          <w:i w:val="1"/>
          <w:iCs w:val="1"/>
          <w:rtl w:val="0"/>
        </w:rPr>
        <w:t xml:space="preserve">Saber es mover una pieza en el tablero del misterio.</w:t>
      </w:r>
      <w:r w:rsidDel="00000000" w:rsidR="00000000" w:rsidRPr="00000000">
        <w:rPr>
          <w:rtl w:val="0"/>
        </w:rPr>
      </w:r>
    </w:p>
    <w:p w:rsidR="00000000" w:rsidDel="00000000" w:rsidP="00000000" w:rsidRDefault="00000000" w:rsidRPr="00000000" w14:paraId="00000317">
      <w:pPr>
        <w:ind w:left="708" w:firstLine="0"/>
        <w:rPr/>
      </w:pPr>
      <w:r w:rsidDel="00000000" w:rsidR="00000000" w:rsidRPr="00000000">
        <w:rPr>
          <w:rtl w:val="0"/>
        </w:rPr>
        <w:t xml:space="preserve">El acto de conocer transforma tanto al sujeto como al objeto. No existe observador neutral: toda mirada influye, toda interpretación reconfigura. El conocimiento, lejos de ser acumulación de datos, es </w:t>
      </w:r>
      <w:r w:rsidDel="00000000" w:rsidR="00000000" w:rsidRPr="00000000">
        <w:rPr>
          <w:b w:val="1"/>
          <w:bCs w:val="1"/>
          <w:rtl w:val="0"/>
        </w:rPr>
        <w:t xml:space="preserve">una estrategia de orientación</w:t>
      </w:r>
      <w:r w:rsidDel="00000000" w:rsidR="00000000" w:rsidRPr="00000000">
        <w:rPr>
          <w:rtl w:val="0"/>
        </w:rPr>
        <w:t xml:space="preserve">; una forma de moverse con mayor lucidez entre lo incierto. Así, pensar, investigar o descubrir son jugadas que cambian las posiciones posibles dentro del tablero de la realidad.</w:t>
      </w:r>
    </w:p>
    <w:p w:rsidR="00000000" w:rsidDel="00000000" w:rsidP="00000000" w:rsidRDefault="00000000" w:rsidRPr="00000000" w14:paraId="00000318">
      <w:pPr>
        <w:ind w:left="708" w:firstLine="0"/>
        <w:rPr/>
      </w:pPr>
      <w:r w:rsidDel="00000000" w:rsidR="00000000" w:rsidRPr="00000000">
        <w:rPr>
          <w:rtl w:val="0"/>
        </w:rPr>
        <w:t xml:space="preserve">La Filosofía del Juego entiende el conocimiento como poder creativo, pero también como responsabilidad. Cada avance, cada idea o tecnología, abre nuevas rutas y también nuevos riesgos. Por eso, conocer bien no significa dominar, sino comprender los límites y consecuencias de cada movimiento intelectual. El jugador sabio no busca tener razón, sino </w:t>
      </w:r>
      <w:r w:rsidDel="00000000" w:rsidR="00000000" w:rsidRPr="00000000">
        <w:rPr>
          <w:b w:val="1"/>
          <w:bCs w:val="1"/>
          <w:rtl w:val="0"/>
        </w:rPr>
        <w:t xml:space="preserve">leer mejor el tablero</w:t>
      </w:r>
      <w:r w:rsidDel="00000000" w:rsidR="00000000" w:rsidRPr="00000000">
        <w:rPr>
          <w:rtl w:val="0"/>
        </w:rPr>
        <w:t xml:space="preserve">: anticipar, adaptarse, y transformar sin destruir. En última instancia, conocer es participar conscientemente en la gran partida del ser.</w:t>
      </w:r>
    </w:p>
    <w:p w:rsidR="00000000" w:rsidDel="00000000" w:rsidP="00000000" w:rsidRDefault="00000000" w:rsidRPr="00000000" w14:paraId="00000319">
      <w:pPr>
        <w:pStyle w:val="Heading4"/>
        <w:ind w:left="708" w:firstLine="0"/>
        <w:rPr/>
      </w:pPr>
      <w:r w:rsidDel="00000000" w:rsidR="00000000" w:rsidRPr="00000000">
        <w:rPr>
          <w:rtl w:val="0"/>
        </w:rPr>
        <w:t xml:space="preserve">4.1.5. La convicción delirante es motor creador</w:t>
      </w:r>
    </w:p>
    <w:p w:rsidR="00000000" w:rsidDel="00000000" w:rsidP="00000000" w:rsidRDefault="00000000" w:rsidRPr="00000000" w14:paraId="0000031A">
      <w:pPr>
        <w:ind w:left="708" w:firstLine="0"/>
        <w:rPr/>
      </w:pPr>
      <w:r w:rsidDel="00000000" w:rsidR="00000000" w:rsidRPr="00000000">
        <w:rPr>
          <w:b w:val="1"/>
          <w:bCs w:val="1"/>
          <w:rtl w:val="0"/>
        </w:rPr>
        <w:t xml:space="preserve">Premisa 1:</w:t>
      </w:r>
      <w:r w:rsidDel="00000000" w:rsidR="00000000" w:rsidRPr="00000000">
        <w:rPr>
          <w:rtl w:val="0"/>
        </w:rPr>
        <w:t xml:space="preserve"> Ninguna transformación profunda surge de la duda permanente.</w:t>
      </w:r>
    </w:p>
    <w:p w:rsidR="00000000" w:rsidDel="00000000" w:rsidP="00000000" w:rsidRDefault="00000000" w:rsidRPr="00000000" w14:paraId="0000031B">
      <w:pPr>
        <w:ind w:left="708" w:firstLine="0"/>
        <w:rPr/>
      </w:pPr>
      <w:r w:rsidDel="00000000" w:rsidR="00000000" w:rsidRPr="00000000">
        <w:rPr>
          <w:b w:val="1"/>
          <w:bCs w:val="1"/>
          <w:rtl w:val="0"/>
        </w:rPr>
        <w:t xml:space="preserve">Premisa 2:</w:t>
      </w:r>
      <w:r w:rsidDel="00000000" w:rsidR="00000000" w:rsidRPr="00000000">
        <w:rPr>
          <w:rtl w:val="0"/>
        </w:rPr>
        <w:t xml:space="preserve"> Toda creación exige una fe momentánea en lo imposible, una certeza que se adelanta a la evidencia.</w:t>
      </w:r>
    </w:p>
    <w:p w:rsidR="00000000" w:rsidDel="00000000" w:rsidP="00000000" w:rsidRDefault="00000000" w:rsidRPr="00000000" w14:paraId="0000031C">
      <w:pPr>
        <w:ind w:left="708" w:firstLine="0"/>
        <w:rPr/>
      </w:pPr>
      <w:r w:rsidDel="00000000" w:rsidR="00000000" w:rsidRPr="00000000">
        <w:rPr>
          <w:b w:val="1"/>
          <w:bCs w:val="1"/>
          <w:rtl w:val="0"/>
        </w:rPr>
        <w:t xml:space="preserve">Conclusión:</w:t>
      </w:r>
      <w:r w:rsidDel="00000000" w:rsidR="00000000" w:rsidRPr="00000000">
        <w:rPr>
          <w:rtl w:val="0"/>
        </w:rPr>
        <w:t xml:space="preserve"> Por tanto, la convicción —incluso cuando roza el delirio— es el motor que impulsa la creación y la expansión del juego.</w:t>
      </w:r>
    </w:p>
    <w:p w:rsidR="00000000" w:rsidDel="00000000" w:rsidP="00000000" w:rsidRDefault="00000000" w:rsidRPr="00000000" w14:paraId="0000031D">
      <w:pPr>
        <w:ind w:left="708" w:firstLine="0"/>
        <w:rPr/>
      </w:pPr>
      <w:r w:rsidDel="00000000" w:rsidR="00000000" w:rsidRPr="00000000">
        <w:rPr>
          <w:b w:val="1"/>
          <w:bCs w:val="1"/>
          <w:rtl w:val="0"/>
        </w:rPr>
        <w:t xml:space="preserve">Aforismo:</w:t>
      </w:r>
      <w:r w:rsidDel="00000000" w:rsidR="00000000" w:rsidRPr="00000000">
        <w:rPr>
          <w:rtl w:val="0"/>
        </w:rPr>
        <w:t xml:space="preserve"> </w:t>
      </w:r>
      <w:r w:rsidDel="00000000" w:rsidR="00000000" w:rsidRPr="00000000">
        <w:rPr>
          <w:i w:val="1"/>
          <w:iCs w:val="1"/>
          <w:rtl w:val="0"/>
        </w:rPr>
        <w:t xml:space="preserve">Toda gran obra nace en la fe delirante de un sueño que aún no sabe si es posible.</w:t>
      </w:r>
      <w:r w:rsidDel="00000000" w:rsidR="00000000" w:rsidRPr="00000000">
        <w:rPr>
          <w:rtl w:val="0"/>
        </w:rPr>
      </w:r>
    </w:p>
    <w:p w:rsidR="00000000" w:rsidDel="00000000" w:rsidP="00000000" w:rsidRDefault="00000000" w:rsidRPr="00000000" w14:paraId="0000031E">
      <w:pPr>
        <w:ind w:left="708" w:firstLine="0"/>
        <w:rPr/>
      </w:pPr>
      <w:r w:rsidDel="00000000" w:rsidR="00000000" w:rsidRPr="00000000">
        <w:rPr>
          <w:rtl w:val="0"/>
        </w:rPr>
        <w:t xml:space="preserve">El equilibrio entre razón y delirio es una de las tensiones más fecundas del juego humano. Sin convicción, el pensamiento se disuelve en prudencia estéril; sin delirio, la imaginación se apaga en la costumbre. Las grandes obras —científicas, filosóficas o espirituales— nacen del impulso que se atreve a creer antes de ver, del acto de fe que desafía el tablero establecido.</w:t>
      </w:r>
    </w:p>
    <w:p w:rsidR="00000000" w:rsidDel="00000000" w:rsidP="00000000" w:rsidRDefault="00000000" w:rsidRPr="00000000" w14:paraId="0000031F">
      <w:pPr>
        <w:ind w:left="708" w:firstLine="0"/>
        <w:rPr/>
      </w:pPr>
      <w:r w:rsidDel="00000000" w:rsidR="00000000" w:rsidRPr="00000000">
        <w:rPr>
          <w:rtl w:val="0"/>
        </w:rPr>
        <w:t xml:space="preserve">La Filosofía del Juego reconoce en esta fuerza creadora un principio vital, pero también advierte que la convicción debe sostenerse en lucidez. La fe delirante impulsa el salto; la razón lo orienta. Juntas forman la dinámica del creador lúcido: aquel que imagina sin destruir, que se atreve sin perder dirección. Porque en cada sueño imposible palpita el germen de una nueva realidad jugable.</w:t>
      </w:r>
    </w:p>
    <w:p w:rsidR="00000000" w:rsidDel="00000000" w:rsidP="00000000" w:rsidRDefault="00000000" w:rsidRPr="00000000" w14:paraId="00000320">
      <w:pPr>
        <w:pStyle w:val="Heading4"/>
        <w:ind w:left="708" w:firstLine="0"/>
        <w:rPr/>
      </w:pPr>
      <w:r w:rsidDel="00000000" w:rsidR="00000000" w:rsidRPr="00000000">
        <w:rPr>
          <w:rtl w:val="0"/>
        </w:rPr>
        <w:t xml:space="preserve">4.1.6. El poder real es sostener tensiones</w:t>
      </w:r>
    </w:p>
    <w:p w:rsidR="00000000" w:rsidDel="00000000" w:rsidP="00000000" w:rsidRDefault="00000000" w:rsidRPr="00000000" w14:paraId="00000321">
      <w:pPr>
        <w:ind w:left="708" w:firstLine="0"/>
        <w:rPr/>
      </w:pPr>
      <w:r w:rsidDel="00000000" w:rsidR="00000000" w:rsidRPr="00000000">
        <w:rPr>
          <w:rtl w:val="0"/>
        </w:rPr>
        <w:t xml:space="preserve">Premisa 1: Toda realidad está compuesta por fuerzas opuestas que coexisten en equilibrio inestable.</w:t>
      </w:r>
    </w:p>
    <w:p w:rsidR="00000000" w:rsidDel="00000000" w:rsidP="00000000" w:rsidRDefault="00000000" w:rsidRPr="00000000" w14:paraId="00000322">
      <w:pPr>
        <w:ind w:left="708" w:firstLine="0"/>
        <w:rPr/>
      </w:pPr>
      <w:r w:rsidDel="00000000" w:rsidR="00000000" w:rsidRPr="00000000">
        <w:rPr>
          <w:rtl w:val="0"/>
        </w:rPr>
        <w:t xml:space="preserve">Premisa 2: Quien intenta eliminar una de esas fuerzas rompe el orden que sostiene el juego.</w:t>
      </w:r>
    </w:p>
    <w:p w:rsidR="00000000" w:rsidDel="00000000" w:rsidP="00000000" w:rsidRDefault="00000000" w:rsidRPr="00000000" w14:paraId="00000323">
      <w:pPr>
        <w:ind w:left="708" w:firstLine="0"/>
        <w:rPr/>
      </w:pPr>
      <w:r w:rsidDel="00000000" w:rsidR="00000000" w:rsidRPr="00000000">
        <w:rPr>
          <w:rtl w:val="0"/>
        </w:rPr>
        <w:t xml:space="preserve">Conclusión: Por tanto, el verdadero poder no consiste en dominar ni en destruir, sino en sostener las tensiones sin que el tablero colapse.</w:t>
      </w:r>
    </w:p>
    <w:p w:rsidR="00000000" w:rsidDel="00000000" w:rsidP="00000000" w:rsidRDefault="00000000" w:rsidRPr="00000000" w14:paraId="00000324">
      <w:pPr>
        <w:ind w:left="708" w:firstLine="0"/>
        <w:rPr/>
      </w:pPr>
      <w:r w:rsidDel="00000000" w:rsidR="00000000" w:rsidRPr="00000000">
        <w:rPr>
          <w:rtl w:val="0"/>
        </w:rPr>
        <w:t xml:space="preserve">Aforismo: El sabio no elimina la tensión: la convierte en energía creadora.</w:t>
      </w:r>
    </w:p>
    <w:p w:rsidR="00000000" w:rsidDel="00000000" w:rsidP="00000000" w:rsidRDefault="00000000" w:rsidRPr="00000000" w14:paraId="00000325">
      <w:pPr>
        <w:ind w:left="708" w:firstLine="0"/>
        <w:rPr/>
      </w:pPr>
      <w:r w:rsidDel="00000000" w:rsidR="00000000" w:rsidRPr="00000000">
        <w:rPr>
          <w:rtl w:val="0"/>
        </w:rPr>
        <w:t xml:space="preserve">El poder auténtico no es fuerza bruta ni control total, sino equilibrio lúcido entre polos en conflicto. Toda creación —desde una idea hasta una civilización— se mantiene viva gracias a la tensión que la impulsa: entre orden y caos, libertad y límite, individuo y colectividad. Intentar anular esa tensión equivale a detener el movimiento, y detener el movimiento es negar la vida.</w:t>
      </w:r>
    </w:p>
    <w:p w:rsidR="00000000" w:rsidDel="00000000" w:rsidP="00000000" w:rsidRDefault="00000000" w:rsidRPr="00000000" w14:paraId="00000326">
      <w:pPr>
        <w:ind w:left="708" w:firstLine="0"/>
        <w:rPr/>
      </w:pPr>
      <w:r w:rsidDel="00000000" w:rsidR="00000000" w:rsidRPr="00000000">
        <w:rPr>
          <w:rtl w:val="0"/>
        </w:rPr>
        <w:t xml:space="preserve">Sostener tensiones requiere madurez interior y visión sistémica. Es el arte de no reaccionar con miedo ante el conflicto, sino de usarlo como combustible para el crecimiento. En política, en ética o en el alma, el poder real pertenece a quien puede habitar la contradicción sin quebrarse. El jugador lúcido no busca un tablero sin tensiones, sino uno donde las tensiones se vuelvan fértiles. Porque solo quien sabe sostenerlas puede transformar la fuerza del conflicto en equilibrio creador.</w:t>
      </w:r>
    </w:p>
    <w:p w:rsidR="00000000" w:rsidDel="00000000" w:rsidP="00000000" w:rsidRDefault="00000000" w:rsidRPr="00000000" w14:paraId="00000327">
      <w:pPr>
        <w:pStyle w:val="Heading4"/>
        <w:ind w:left="708" w:firstLine="0"/>
        <w:rPr/>
      </w:pPr>
      <w:r w:rsidDel="00000000" w:rsidR="00000000" w:rsidRPr="00000000">
        <w:rPr>
          <w:rtl w:val="0"/>
        </w:rPr>
        <w:t xml:space="preserve">4.1.7. La cooperación voluntaria es más fuerte que la imposición</w:t>
      </w:r>
    </w:p>
    <w:p w:rsidR="00000000" w:rsidDel="00000000" w:rsidP="00000000" w:rsidRDefault="00000000" w:rsidRPr="00000000" w14:paraId="00000328">
      <w:pPr>
        <w:ind w:left="708" w:firstLine="0"/>
        <w:rPr/>
      </w:pPr>
      <w:r w:rsidDel="00000000" w:rsidR="00000000" w:rsidRPr="00000000">
        <w:rPr>
          <w:rtl w:val="0"/>
        </w:rPr>
        <w:t xml:space="preserve">Premisa 1: Toda relación forzada genera resistencia y desgaste.</w:t>
      </w:r>
    </w:p>
    <w:p w:rsidR="00000000" w:rsidDel="00000000" w:rsidP="00000000" w:rsidRDefault="00000000" w:rsidRPr="00000000" w14:paraId="00000329">
      <w:pPr>
        <w:ind w:left="708" w:firstLine="0"/>
        <w:rPr/>
      </w:pPr>
      <w:r w:rsidDel="00000000" w:rsidR="00000000" w:rsidRPr="00000000">
        <w:rPr>
          <w:rtl w:val="0"/>
        </w:rPr>
        <w:t xml:space="preserve">Premisa 2: La cooperación que nace de la voluntad libre multiplica la energía y la estabilidad del juego.</w:t>
      </w:r>
    </w:p>
    <w:p w:rsidR="00000000" w:rsidDel="00000000" w:rsidP="00000000" w:rsidRDefault="00000000" w:rsidRPr="00000000" w14:paraId="0000032A">
      <w:pPr>
        <w:ind w:left="708" w:firstLine="0"/>
        <w:rPr/>
      </w:pPr>
      <w:r w:rsidDel="00000000" w:rsidR="00000000" w:rsidRPr="00000000">
        <w:rPr>
          <w:rtl w:val="0"/>
        </w:rPr>
        <w:t xml:space="preserve">Conclusión: Por tanto, la cooperación voluntaria es más poderosa y duradera que cualquier forma de imposición.</w:t>
      </w:r>
    </w:p>
    <w:p w:rsidR="00000000" w:rsidDel="00000000" w:rsidP="00000000" w:rsidRDefault="00000000" w:rsidRPr="00000000" w14:paraId="0000032B">
      <w:pPr>
        <w:ind w:left="708" w:firstLine="0"/>
        <w:rPr/>
      </w:pPr>
      <w:r w:rsidDel="00000000" w:rsidR="00000000" w:rsidRPr="00000000">
        <w:rPr>
          <w:rtl w:val="0"/>
        </w:rPr>
        <w:t xml:space="preserve">Aforismo: La fuerza que se comparte vence al poder que se impone.</w:t>
      </w:r>
    </w:p>
    <w:p w:rsidR="00000000" w:rsidDel="00000000" w:rsidP="00000000" w:rsidRDefault="00000000" w:rsidRPr="00000000" w14:paraId="0000032C">
      <w:pPr>
        <w:ind w:left="708" w:firstLine="0"/>
        <w:rPr/>
      </w:pPr>
      <w:r w:rsidDel="00000000" w:rsidR="00000000" w:rsidRPr="00000000">
        <w:rPr>
          <w:rtl w:val="0"/>
        </w:rPr>
        <w:t xml:space="preserve">El juego humano alcanza su plenitud cuando los jugadores eligen colaborar sin perder su autonomía. La imposición puede producir obediencia temporal, pero destruye la confianza, que es el verdadero cemento del tablero social. La cooperación, en cambio, crea vínculos sostenibles porque surge del reconocimiento mutuo: no de la obligación, sino del propósito compartido.</w:t>
      </w:r>
    </w:p>
    <w:p w:rsidR="00000000" w:rsidDel="00000000" w:rsidP="00000000" w:rsidRDefault="00000000" w:rsidRPr="00000000" w14:paraId="0000032D">
      <w:pPr>
        <w:ind w:left="708" w:firstLine="0"/>
        <w:rPr/>
      </w:pPr>
      <w:r w:rsidDel="00000000" w:rsidR="00000000" w:rsidRPr="00000000">
        <w:rPr>
          <w:rtl w:val="0"/>
        </w:rPr>
        <w:t xml:space="preserve">Cooperar no es renunciar a la diferencia, sino coordinarla. Cada jugador conserva su identidad, pero la orienta hacia un beneficio común que amplía las posibilidades de todos. En esta lógica, la cooperación voluntaria se convierte en una estrategia superior de poder: produce más estabilidad que la fuerza, más innovación que la jerarquía y más permanencia que el miedo. El jugador lúcido entiende que en el largo plazo solo gana quien sabe jugar con otros.</w:t>
      </w:r>
    </w:p>
    <w:p w:rsidR="00000000" w:rsidDel="00000000" w:rsidP="00000000" w:rsidRDefault="00000000" w:rsidRPr="00000000" w14:paraId="0000032E">
      <w:pPr>
        <w:pStyle w:val="Heading4"/>
        <w:ind w:left="708" w:firstLine="0"/>
        <w:rPr/>
      </w:pPr>
      <w:r w:rsidDel="00000000" w:rsidR="00000000" w:rsidRPr="00000000">
        <w:rPr>
          <w:rtl w:val="0"/>
        </w:rPr>
        <w:t xml:space="preserve">4.1.8. La libertad es infinita.</w:t>
      </w:r>
    </w:p>
    <w:p w:rsidR="00000000" w:rsidDel="00000000" w:rsidP="00000000" w:rsidRDefault="00000000" w:rsidRPr="00000000" w14:paraId="0000032F">
      <w:pPr>
        <w:ind w:left="708" w:firstLine="0"/>
        <w:rPr/>
      </w:pPr>
      <w:r w:rsidDel="00000000" w:rsidR="00000000" w:rsidRPr="00000000">
        <w:rPr>
          <w:rtl w:val="0"/>
        </w:rPr>
        <w:t xml:space="preserve">Premisa 1: La libertad individual degenera en dominio o clausura si no reconoce su inscripción en un tablero común de posibilidades.</w:t>
      </w:r>
    </w:p>
    <w:p w:rsidR="00000000" w:rsidDel="00000000" w:rsidP="00000000" w:rsidRDefault="00000000" w:rsidRPr="00000000" w14:paraId="00000330">
      <w:pPr>
        <w:ind w:left="708" w:firstLine="0"/>
        <w:rPr/>
      </w:pPr>
      <w:r w:rsidDel="00000000" w:rsidR="00000000" w:rsidRPr="00000000">
        <w:rPr>
          <w:rtl w:val="0"/>
        </w:rPr>
        <w:t xml:space="preserve">Premisa 2: La libertad colectiva no se opone a la libertad individual, sino que se construye como su expansión lúcida y articulada.</w:t>
      </w:r>
    </w:p>
    <w:p w:rsidR="00000000" w:rsidDel="00000000" w:rsidP="00000000" w:rsidRDefault="00000000" w:rsidRPr="00000000" w14:paraId="00000331">
      <w:pPr>
        <w:ind w:left="708" w:firstLine="0"/>
        <w:rPr/>
      </w:pPr>
      <w:r w:rsidDel="00000000" w:rsidR="00000000" w:rsidRPr="00000000">
        <w:rPr>
          <w:rtl w:val="0"/>
        </w:rPr>
        <w:t xml:space="preserve">Axioma: La libertad individual y la libertad colectiva son partes integrales de una libertad universal.</w:t>
      </w:r>
    </w:p>
    <w:p w:rsidR="00000000" w:rsidDel="00000000" w:rsidP="00000000" w:rsidRDefault="00000000" w:rsidRPr="00000000" w14:paraId="00000332">
      <w:pPr>
        <w:ind w:left="708" w:firstLine="0"/>
        <w:rPr/>
      </w:pPr>
      <w:r w:rsidDel="00000000" w:rsidR="00000000" w:rsidRPr="00000000">
        <w:rPr>
          <w:rtl w:val="0"/>
        </w:rPr>
        <w:t xml:space="preserve">Explicación: En el sistema lúdico, la libertad no es una propiedad fija ni una conquista solitaria, sino un efecto emergente de la integración entre voluntades lúcidas. Cuando la libertad individual se articula estratégicamente con otras libertades, sin anularlas, se abre un campo común más amplio que la suma de sus partes: una libertad cooperativa, simbólica, relacional.</w:t>
      </w:r>
    </w:p>
    <w:p w:rsidR="00000000" w:rsidDel="00000000" w:rsidP="00000000" w:rsidRDefault="00000000" w:rsidRPr="00000000" w14:paraId="00000333">
      <w:pPr>
        <w:ind w:left="708" w:firstLine="0"/>
        <w:rPr/>
      </w:pPr>
      <w:r w:rsidDel="00000000" w:rsidR="00000000" w:rsidRPr="00000000">
        <w:rPr>
          <w:rtl w:val="0"/>
        </w:rPr>
        <w:t xml:space="preserve">La libertad individual no es obstáculo de la libertad colectiva, sino su potencia, su condición de posibilidad: Su integración lúcida genera una libertad universal mayor pero que en la suma sus partes es mayor que el todo.</w:t>
      </w:r>
    </w:p>
    <w:p w:rsidR="00000000" w:rsidDel="00000000" w:rsidP="00000000" w:rsidRDefault="00000000" w:rsidRPr="00000000" w14:paraId="00000334">
      <w:pPr>
        <w:ind w:left="708" w:firstLine="0"/>
        <w:rPr/>
      </w:pPr>
      <w:r w:rsidDel="00000000" w:rsidR="00000000" w:rsidRPr="00000000">
        <w:rPr>
          <w:rtl w:val="0"/>
        </w:rPr>
        <w:t xml:space="preserve">Esta libertad expandida no se impone ni se distribuye desde arriba, sino que se genera en la interacción horizontal entre jugadores lúcidos que sostienen el tablero. La Filosofía del Juego enseña que defender la libertad es diseñar las condiciones para que muchas libertades coexistan, se potencien y se proyecten sin colapsarse.</w:t>
      </w:r>
    </w:p>
    <w:p w:rsidR="00000000" w:rsidDel="00000000" w:rsidP="00000000" w:rsidRDefault="00000000" w:rsidRPr="00000000" w14:paraId="00000335">
      <w:pPr>
        <w:ind w:left="708" w:firstLine="0"/>
        <w:rPr/>
      </w:pPr>
      <w:r w:rsidDel="00000000" w:rsidR="00000000" w:rsidRPr="00000000">
        <w:rPr>
          <w:rtl w:val="0"/>
        </w:rPr>
        <w:t xml:space="preserve">Así, la libertad deja de ser una autonomía defensiva y se convierte en generatividad colectiva: una expansión lúcida del juego humano.</w:t>
      </w:r>
    </w:p>
    <w:p w:rsidR="00000000" w:rsidDel="00000000" w:rsidP="00000000" w:rsidRDefault="00000000" w:rsidRPr="00000000" w14:paraId="00000336">
      <w:pPr>
        <w:pStyle w:val="Heading4"/>
        <w:ind w:left="708" w:firstLine="0"/>
        <w:rPr/>
      </w:pPr>
      <w:r w:rsidDel="00000000" w:rsidR="00000000" w:rsidRPr="00000000">
        <w:rPr>
          <w:rtl w:val="0"/>
        </w:rPr>
        <w:t xml:space="preserve">4.1.9. El tiempo es juego repetido</w:t>
      </w:r>
    </w:p>
    <w:p w:rsidR="00000000" w:rsidDel="00000000" w:rsidP="00000000" w:rsidRDefault="00000000" w:rsidRPr="00000000" w14:paraId="00000337">
      <w:pPr>
        <w:ind w:left="708" w:firstLine="0"/>
        <w:rPr/>
      </w:pPr>
      <w:r w:rsidDel="00000000" w:rsidR="00000000" w:rsidRPr="00000000">
        <w:rPr>
          <w:b w:val="1"/>
          <w:bCs w:val="1"/>
          <w:rtl w:val="0"/>
        </w:rPr>
        <w:t xml:space="preserve">Premisa 1:</w:t>
      </w:r>
      <w:r w:rsidDel="00000000" w:rsidR="00000000" w:rsidRPr="00000000">
        <w:rPr>
          <w:rtl w:val="0"/>
        </w:rPr>
        <w:t xml:space="preserve"> Toda experiencia humana se despliega en ciclos donde las jugadas se repiten con variaciones.</w:t>
        <w:br w:type="textWrapping"/>
      </w:r>
      <w:r w:rsidDel="00000000" w:rsidR="00000000" w:rsidRPr="00000000">
        <w:rPr>
          <w:b w:val="1"/>
          <w:bCs w:val="1"/>
          <w:rtl w:val="0"/>
        </w:rPr>
        <w:t xml:space="preserve">Premisa 2:</w:t>
      </w:r>
      <w:r w:rsidDel="00000000" w:rsidR="00000000" w:rsidRPr="00000000">
        <w:rPr>
          <w:rtl w:val="0"/>
        </w:rPr>
        <w:t xml:space="preserve"> La repetición no implica estancamiento, sino posibilidad de aprendizaje y evolución.</w:t>
        <w:br w:type="textWrapping"/>
      </w:r>
      <w:r w:rsidDel="00000000" w:rsidR="00000000" w:rsidRPr="00000000">
        <w:rPr>
          <w:b w:val="1"/>
          <w:bCs w:val="1"/>
          <w:rtl w:val="0"/>
        </w:rPr>
        <w:t xml:space="preserve">Conclusión:</w:t>
      </w:r>
      <w:r w:rsidDel="00000000" w:rsidR="00000000" w:rsidRPr="00000000">
        <w:rPr>
          <w:rtl w:val="0"/>
        </w:rPr>
        <w:t xml:space="preserve"> Por tanto, el tiempo no es línea ni prisión, sino un juego repetido donde cada ronda permite jugar mejor.</w:t>
      </w:r>
    </w:p>
    <w:p w:rsidR="00000000" w:rsidDel="00000000" w:rsidP="00000000" w:rsidRDefault="00000000" w:rsidRPr="00000000" w14:paraId="00000338">
      <w:pPr>
        <w:ind w:left="708" w:firstLine="0"/>
        <w:rPr/>
      </w:pPr>
      <w:r w:rsidDel="00000000" w:rsidR="00000000" w:rsidRPr="00000000">
        <w:rPr>
          <w:b w:val="1"/>
          <w:bCs w:val="1"/>
          <w:rtl w:val="0"/>
        </w:rPr>
        <w:t xml:space="preserve">Aforismo:</w:t>
      </w:r>
      <w:r w:rsidDel="00000000" w:rsidR="00000000" w:rsidRPr="00000000">
        <w:rPr>
          <w:rtl w:val="0"/>
        </w:rPr>
        <w:t xml:space="preserve"> </w:t>
      </w:r>
      <w:r w:rsidDel="00000000" w:rsidR="00000000" w:rsidRPr="00000000">
        <w:rPr>
          <w:i w:val="1"/>
          <w:iCs w:val="1"/>
          <w:rtl w:val="0"/>
        </w:rPr>
        <w:t xml:space="preserve">El tiempo repite las jugadas para enseñarnos a mover distinto.</w:t>
      </w:r>
      <w:r w:rsidDel="00000000" w:rsidR="00000000" w:rsidRPr="00000000">
        <w:rPr>
          <w:rtl w:val="0"/>
        </w:rPr>
      </w:r>
    </w:p>
    <w:p w:rsidR="00000000" w:rsidDel="00000000" w:rsidP="00000000" w:rsidRDefault="00000000" w:rsidRPr="00000000" w14:paraId="00000339">
      <w:pPr>
        <w:ind w:left="708" w:firstLine="0"/>
        <w:rPr/>
      </w:pPr>
      <w:r w:rsidDel="00000000" w:rsidR="00000000" w:rsidRPr="00000000">
        <w:rPr>
          <w:rtl w:val="0"/>
        </w:rPr>
        <w:t xml:space="preserve">El tiempo es el gran tablero donde la existencia se mide en rondas. Todo retorno —personal, social o histórico— es oportunidad de corrección y mejora. Lo que parece repetición es, en realidad, </w:t>
      </w:r>
      <w:r w:rsidDel="00000000" w:rsidR="00000000" w:rsidRPr="00000000">
        <w:rPr>
          <w:b w:val="1"/>
          <w:bCs w:val="1"/>
          <w:rtl w:val="0"/>
        </w:rPr>
        <w:t xml:space="preserve">un entrenamiento de la conciencia</w:t>
      </w:r>
      <w:r w:rsidDel="00000000" w:rsidR="00000000" w:rsidRPr="00000000">
        <w:rPr>
          <w:rtl w:val="0"/>
        </w:rPr>
        <w:t xml:space="preserve">, un ciclo que ofrece nuevas lecturas de los mismos movimientos. El error solo se vuelve fracaso cuando no se aprende de él; de lo contrario, se transforma en estrategia.</w:t>
      </w:r>
    </w:p>
    <w:p w:rsidR="00000000" w:rsidDel="00000000" w:rsidP="00000000" w:rsidRDefault="00000000" w:rsidRPr="00000000" w14:paraId="0000033A">
      <w:pPr>
        <w:ind w:left="708" w:firstLine="0"/>
        <w:rPr/>
      </w:pPr>
      <w:r w:rsidDel="00000000" w:rsidR="00000000" w:rsidRPr="00000000">
        <w:rPr>
          <w:rtl w:val="0"/>
        </w:rPr>
        <w:t xml:space="preserve">En esta visión, el pasado no es una carga, sino memoria de jugadas; el presente, el instante en que se decide; y el futuro, la posibilidad de reconfigurar el tablero. La Filosofía del Juego propone una relación activa con el tiempo: no esperarlo, sino jugarlo. Entender que el tiempo se repite no para encerrarnos, sino para recordarnos que siempre podemos volver a elegir con mayor lucidez.</w:t>
      </w:r>
    </w:p>
    <w:p w:rsidR="00000000" w:rsidDel="00000000" w:rsidP="00000000" w:rsidRDefault="00000000" w:rsidRPr="00000000" w14:paraId="0000033B">
      <w:pPr>
        <w:pStyle w:val="Heading4"/>
        <w:ind w:left="708" w:firstLine="0"/>
        <w:rPr/>
      </w:pPr>
      <w:r w:rsidDel="00000000" w:rsidR="00000000" w:rsidRPr="00000000">
        <w:rPr>
          <w:rtl w:val="0"/>
        </w:rPr>
        <w:t xml:space="preserve">4.1.10. El fin último es preservar el juego</w:t>
      </w:r>
    </w:p>
    <w:p w:rsidR="00000000" w:rsidDel="00000000" w:rsidP="00000000" w:rsidRDefault="00000000" w:rsidRPr="00000000" w14:paraId="0000033C">
      <w:pPr>
        <w:ind w:left="708" w:firstLine="0"/>
        <w:rPr/>
      </w:pPr>
      <w:r w:rsidDel="00000000" w:rsidR="00000000" w:rsidRPr="00000000">
        <w:rPr>
          <w:b w:val="1"/>
          <w:bCs w:val="1"/>
          <w:rtl w:val="0"/>
        </w:rPr>
        <w:t xml:space="preserve">Premisa 1:</w:t>
      </w:r>
      <w:r w:rsidDel="00000000" w:rsidR="00000000" w:rsidRPr="00000000">
        <w:rPr>
          <w:rtl w:val="0"/>
        </w:rPr>
        <w:t xml:space="preserve"> Todo sistema, ser o civilización que destruye su propio tablero acaba negando las condiciones de su existencia.</w:t>
      </w:r>
    </w:p>
    <w:p w:rsidR="00000000" w:rsidDel="00000000" w:rsidP="00000000" w:rsidRDefault="00000000" w:rsidRPr="00000000" w14:paraId="0000033D">
      <w:pPr>
        <w:ind w:left="708" w:firstLine="0"/>
        <w:rPr/>
      </w:pPr>
      <w:r w:rsidDel="00000000" w:rsidR="00000000" w:rsidRPr="00000000">
        <w:rPr>
          <w:b w:val="1"/>
          <w:bCs w:val="1"/>
          <w:rtl w:val="0"/>
        </w:rPr>
        <w:t xml:space="preserve">Premisa 2:</w:t>
      </w:r>
      <w:r w:rsidDel="00000000" w:rsidR="00000000" w:rsidRPr="00000000">
        <w:rPr>
          <w:rtl w:val="0"/>
        </w:rPr>
        <w:t xml:space="preserve"> La continuidad del juego garantiza la posibilidad de libertad, creación y sentido.</w:t>
      </w:r>
    </w:p>
    <w:p w:rsidR="00000000" w:rsidDel="00000000" w:rsidP="00000000" w:rsidRDefault="00000000" w:rsidRPr="00000000" w14:paraId="0000033E">
      <w:pPr>
        <w:ind w:left="708" w:firstLine="0"/>
        <w:rPr/>
      </w:pPr>
      <w:r w:rsidDel="00000000" w:rsidR="00000000" w:rsidRPr="00000000">
        <w:rPr>
          <w:b w:val="1"/>
          <w:bCs w:val="1"/>
          <w:rtl w:val="0"/>
        </w:rPr>
        <w:t xml:space="preserve">Conclusión:</w:t>
      </w:r>
      <w:r w:rsidDel="00000000" w:rsidR="00000000" w:rsidRPr="00000000">
        <w:rPr>
          <w:rtl w:val="0"/>
        </w:rPr>
        <w:t xml:space="preserve"> Por tanto, el fin último de toda acción lúcida es preservar el juego para que la vida pueda seguir desplegándose.</w:t>
      </w:r>
    </w:p>
    <w:p w:rsidR="00000000" w:rsidDel="00000000" w:rsidP="00000000" w:rsidRDefault="00000000" w:rsidRPr="00000000" w14:paraId="0000033F">
      <w:pPr>
        <w:ind w:left="708" w:firstLine="0"/>
        <w:rPr/>
      </w:pPr>
      <w:r w:rsidDel="00000000" w:rsidR="00000000" w:rsidRPr="00000000">
        <w:rPr>
          <w:b w:val="1"/>
          <w:bCs w:val="1"/>
          <w:rtl w:val="0"/>
        </w:rPr>
        <w:t xml:space="preserve">Aforismo:</w:t>
      </w:r>
      <w:r w:rsidDel="00000000" w:rsidR="00000000" w:rsidRPr="00000000">
        <w:rPr>
          <w:rtl w:val="0"/>
        </w:rPr>
        <w:t xml:space="preserve"> </w:t>
      </w:r>
      <w:r w:rsidDel="00000000" w:rsidR="00000000" w:rsidRPr="00000000">
        <w:rPr>
          <w:i w:val="1"/>
          <w:iCs w:val="1"/>
          <w:rtl w:val="0"/>
        </w:rPr>
        <w:t xml:space="preserve">El propósito no es ganar, sino que el juego continúe.</w:t>
      </w:r>
      <w:r w:rsidDel="00000000" w:rsidR="00000000" w:rsidRPr="00000000">
        <w:rPr>
          <w:rtl w:val="0"/>
        </w:rPr>
      </w:r>
    </w:p>
    <w:p w:rsidR="00000000" w:rsidDel="00000000" w:rsidP="00000000" w:rsidRDefault="00000000" w:rsidRPr="00000000" w14:paraId="00000340">
      <w:pPr>
        <w:ind w:left="708" w:firstLine="0"/>
        <w:rPr/>
      </w:pPr>
      <w:r w:rsidDel="00000000" w:rsidR="00000000" w:rsidRPr="00000000">
        <w:rPr>
          <w:rtl w:val="0"/>
        </w:rPr>
        <w:t xml:space="preserve">El sentido último de la Filosofía del Juego es conservar la posibilidad de seguir jugando. Ganar pierde significado si el tablero se destruye en el proceso. Toda ética, toda política y toda economía que olvidan este principio terminan volviéndose autodestructivas. La preservación del juego no es un acto de conformismo, sino la expresión más alta de inteligencia: entender que la verdadera victoria es la continuidad del movimiento.</w:t>
      </w:r>
    </w:p>
    <w:p w:rsidR="00000000" w:rsidDel="00000000" w:rsidP="00000000" w:rsidRDefault="00000000" w:rsidRPr="00000000" w14:paraId="00000341">
      <w:pPr>
        <w:ind w:left="708" w:firstLine="0"/>
        <w:rPr/>
      </w:pPr>
      <w:r w:rsidDel="00000000" w:rsidR="00000000" w:rsidRPr="00000000">
        <w:rPr>
          <w:rtl w:val="0"/>
        </w:rPr>
        <w:t xml:space="preserve">Preservar el juego implica cuidar el equilibrio entre creación y límite, entre competencia y cooperación, entre libertad y sostenibilidad. Es la síntesis de todos los axiomas anteriores, el principio que unifica lo individual, lo social y lo planetario. El jugador lúcido no busca inmortalidad personal, sino permanencia del tablero que hace posible la existencia. Porque solo mientras el juego continúa, </w:t>
      </w:r>
      <w:r w:rsidDel="00000000" w:rsidR="00000000" w:rsidRPr="00000000">
        <w:rPr>
          <w:b w:val="1"/>
          <w:bCs w:val="1"/>
          <w:rtl w:val="0"/>
        </w:rPr>
        <w:t xml:space="preserve">la vida puede seguir inventándose a sí misma.</w:t>
      </w:r>
      <w:r w:rsidDel="00000000" w:rsidR="00000000" w:rsidRPr="00000000">
        <w:rPr>
          <w:rtl w:val="0"/>
        </w:rPr>
      </w:r>
    </w:p>
    <w:p w:rsidR="00000000" w:rsidDel="00000000" w:rsidP="00000000" w:rsidRDefault="00000000" w:rsidRPr="00000000" w14:paraId="00000342">
      <w:pPr>
        <w:pStyle w:val="Heading3"/>
        <w:ind w:left="708" w:firstLine="0"/>
        <w:rPr/>
      </w:pPr>
      <w:bookmarkStart w:colFirst="0" w:colLast="0" w:name="_heading=h.u01ea3rsx2fs" w:id="28"/>
      <w:bookmarkEnd w:id="28"/>
      <w:r w:rsidDel="00000000" w:rsidR="00000000" w:rsidRPr="00000000">
        <w:rPr>
          <w:rtl w:val="0"/>
        </w:rPr>
        <w:t xml:space="preserve">4.2. Axiomas (4.1 al 4.10) (Silogismo + frase aforística)</w:t>
      </w:r>
    </w:p>
    <w:p w:rsidR="00000000" w:rsidDel="00000000" w:rsidP="00000000" w:rsidRDefault="00000000" w:rsidRPr="00000000" w14:paraId="00000343">
      <w:pPr>
        <w:ind w:left="708" w:firstLine="0"/>
        <w:rPr/>
      </w:pPr>
      <w:r w:rsidDel="00000000" w:rsidR="00000000" w:rsidRPr="00000000">
        <w:rPr>
          <w:rtl w:val="0"/>
        </w:rPr>
        <w:t xml:space="preserve">Toda filosofía necesita recordar su estructura esencial de manera simple y precisa. Esta sección resume los diez axiomas de la Filosofía del Juego en su forma más pura: una frase que condensa su verdad operativa y su espíritu poético. Si el desarrollo anterior ofrecía el razonamiento, aquí queda la memoria simbólica del sistema, diseñada para ser comprendida, enseñada y aplicada con facilidad.</w:t>
      </w:r>
    </w:p>
    <w:p w:rsidR="00000000" w:rsidDel="00000000" w:rsidP="00000000" w:rsidRDefault="00000000" w:rsidRPr="00000000" w14:paraId="00000344">
      <w:pPr>
        <w:ind w:left="708" w:firstLine="0"/>
        <w:rPr/>
      </w:pPr>
      <w:r w:rsidDel="00000000" w:rsidR="00000000" w:rsidRPr="00000000">
        <w:rPr>
          <w:rtl w:val="0"/>
        </w:rPr>
        <w:t xml:space="preserve">Los axiomas son brújulas. No prescriben qué pensar, sino cómo orientarse en el tablero de la realidad. Cada uno actúa como una regla mínima que puede ser trasladada desde lo personal hasta lo político, desde lo ético hasta lo ecológico. Son el esqueleto lógico y espiritual del juego.</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es juego.</w:t>
      </w:r>
    </w:p>
    <w:p w:rsidR="00000000" w:rsidDel="00000000" w:rsidP="00000000" w:rsidRDefault="00000000" w:rsidRPr="00000000" w14:paraId="000003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lo que existe, juega; y todo lo que juega, existe.</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tablero es finito, aunque el universo sea infinito.</w:t>
      </w:r>
    </w:p>
    <w:p w:rsidR="00000000" w:rsidDel="00000000" w:rsidP="00000000" w:rsidRDefault="00000000" w:rsidRPr="00000000" w14:paraId="000003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libertad no se pierde en los límites; nace de ellos.</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 realidad es navegada y construida.</w:t>
      </w:r>
    </w:p>
    <w:p w:rsidR="00000000" w:rsidDel="00000000" w:rsidP="00000000" w:rsidRDefault="00000000" w:rsidRPr="00000000" w14:paraId="000003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realidad no se contempla: se atraviesa y se edifica.</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conocimiento es jugada.</w:t>
      </w:r>
    </w:p>
    <w:p w:rsidR="00000000" w:rsidDel="00000000" w:rsidP="00000000" w:rsidRDefault="00000000" w:rsidRPr="00000000" w14:paraId="000003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Saber es mover una pieza en el tablero del misterio.</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convicción delirante es motor creador.</w:t>
      </w:r>
    </w:p>
    <w:p w:rsidR="00000000" w:rsidDel="00000000" w:rsidP="00000000" w:rsidRDefault="00000000" w:rsidRPr="00000000" w14:paraId="000003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 gran obra nace en la fe delirante de un sueño que aún no sabe si es posible.</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poder real es sostener tensiones.</w:t>
      </w:r>
    </w:p>
    <w:p w:rsidR="00000000" w:rsidDel="00000000" w:rsidP="00000000" w:rsidRDefault="00000000" w:rsidRPr="00000000" w14:paraId="000003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sabio no elimina la tensión: la convierte en energía creadora.</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cooperación voluntaria es más fuerte que la imposición.</w:t>
      </w:r>
    </w:p>
    <w:p w:rsidR="00000000" w:rsidDel="00000000" w:rsidP="00000000" w:rsidRDefault="00000000" w:rsidRPr="00000000" w14:paraId="000003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fuerza que se comparte vence al poder que se impone.</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libertad es infinita</w:t>
      </w:r>
    </w:p>
    <w:p w:rsidR="00000000" w:rsidDel="00000000" w:rsidP="00000000" w:rsidRDefault="00000000" w:rsidRPr="00000000" w14:paraId="000003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libertad individual y la libertad colectiva son partes integrales de una libertad universal.</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tiempo es juego repetido.</w:t>
      </w:r>
    </w:p>
    <w:p w:rsidR="00000000" w:rsidDel="00000000" w:rsidP="00000000" w:rsidRDefault="00000000" w:rsidRPr="00000000" w14:paraId="000003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tiempo repite las jugadas para enseñarnos a mover distinto.</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fin último es preservar el juego.</w:t>
      </w:r>
    </w:p>
    <w:p w:rsidR="00000000" w:rsidDel="00000000" w:rsidP="00000000" w:rsidRDefault="00000000" w:rsidRPr="00000000" w14:paraId="000003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214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propósito no es ganar, sino que el juego continúe.</w:t>
      </w:r>
    </w:p>
    <w:p w:rsidR="00000000" w:rsidDel="00000000" w:rsidP="00000000" w:rsidRDefault="00000000" w:rsidRPr="00000000" w14:paraId="00000359">
      <w:pPr>
        <w:ind w:left="708" w:firstLine="0"/>
        <w:rPr/>
      </w:pPr>
      <w:r w:rsidDel="00000000" w:rsidR="00000000" w:rsidRPr="00000000">
        <w:rPr>
          <w:rtl w:val="0"/>
        </w:rPr>
        <w:t xml:space="preserve">Estos diez axiomas conforman el núcleo lógico y espiritual de la Filosofía del Juego. Son principios que no dictan fe, sino método: una manera de pensar, actuar y crear dentro de la complejidad contemporánea.</w:t>
      </w:r>
    </w:p>
    <w:p w:rsidR="00000000" w:rsidDel="00000000" w:rsidP="00000000" w:rsidRDefault="00000000" w:rsidRPr="00000000" w14:paraId="0000035A">
      <w:pPr>
        <w:ind w:left="708" w:firstLine="0"/>
        <w:rPr/>
      </w:pPr>
      <w:r w:rsidDel="00000000" w:rsidR="00000000" w:rsidRPr="00000000">
        <w:rPr>
          <w:rtl w:val="0"/>
        </w:rPr>
        <w:t xml:space="preserve">Juntos trazan una ética de la continuidad, una política del equilibrio y una estética de la lucidez. Recordar estos axiomas es recordar que la vida no exige certezas absolutas, sino claridad de movimiento.</w:t>
      </w:r>
    </w:p>
    <w:p w:rsidR="00000000" w:rsidDel="00000000" w:rsidP="00000000" w:rsidRDefault="00000000" w:rsidRPr="00000000" w14:paraId="0000035B">
      <w:pPr>
        <w:ind w:left="708" w:firstLine="0"/>
        <w:rPr/>
      </w:pPr>
      <w:r w:rsidDel="00000000" w:rsidR="00000000" w:rsidRPr="00000000">
        <w:rPr>
          <w:rtl w:val="0"/>
        </w:rPr>
        <w:t xml:space="preserve">El pensamiento que juega con conciencia no busca imponer un dogma, sino mantener abierto el tablero del sentido. De esa apertura nace la próxima etapa de esta obra: la invitación a co-construir el juego, a pensar y actuar juntos en la preservación lúcida del mundo compartido.</w:t>
      </w:r>
    </w:p>
    <w:p w:rsidR="00000000" w:rsidDel="00000000" w:rsidP="00000000" w:rsidRDefault="00000000" w:rsidRPr="00000000" w14:paraId="0000035C">
      <w:pPr>
        <w:pStyle w:val="Heading2"/>
        <w:ind w:left="708" w:firstLine="0"/>
        <w:rPr>
          <w:b w:val="1"/>
          <w:bCs w:val="1"/>
        </w:rPr>
      </w:pPr>
      <w:bookmarkStart w:colFirst="0" w:colLast="0" w:name="_heading=h.b5pe0v2vf0qe" w:id="29"/>
      <w:bookmarkEnd w:id="29"/>
      <w:r w:rsidDel="00000000" w:rsidR="00000000" w:rsidRPr="00000000">
        <w:rPr>
          <w:b w:val="1"/>
          <w:bCs w:val="1"/>
          <w:rtl w:val="0"/>
        </w:rPr>
        <w:t xml:space="preserve">Parte 5 – Conclusión: Invitación a co-construir</w:t>
      </w:r>
    </w:p>
    <w:p w:rsidR="00000000" w:rsidDel="00000000" w:rsidP="00000000" w:rsidRDefault="00000000" w:rsidRPr="00000000" w14:paraId="0000035D">
      <w:pPr>
        <w:ind w:left="708" w:firstLine="0"/>
        <w:rPr/>
      </w:pPr>
      <w:r w:rsidDel="00000000" w:rsidR="00000000" w:rsidRPr="00000000">
        <w:rPr>
          <w:rtl w:val="0"/>
        </w:rPr>
        <w:t xml:space="preserve">Toda filosofía auténtica nace para ser compartida. La Filosofía del Juego no pretende erigirse en doctrina ni imponer verdades absolutas: propone una mirada que una lucidez con acción, equilibrio con creación. Su meta no es clausurar el pensamiento, sino ofrecer un marco que permita comprender, actuar y dialogar con mayor conciencia.</w:t>
      </w:r>
    </w:p>
    <w:p w:rsidR="00000000" w:rsidDel="00000000" w:rsidP="00000000" w:rsidRDefault="00000000" w:rsidRPr="00000000" w14:paraId="0000035E">
      <w:pPr>
        <w:ind w:left="708" w:firstLine="0"/>
        <w:rPr/>
      </w:pPr>
      <w:r w:rsidDel="00000000" w:rsidR="00000000" w:rsidRPr="00000000">
        <w:rPr>
          <w:rtl w:val="0"/>
        </w:rPr>
        <w:t xml:space="preserve">El juego continúa, y todos participamos en él. Por eso esta conclusión no cierra: invita a co-construir.</w:t>
      </w:r>
    </w:p>
    <w:p w:rsidR="00000000" w:rsidDel="00000000" w:rsidP="00000000" w:rsidRDefault="00000000" w:rsidRPr="00000000" w14:paraId="0000035F">
      <w:pPr>
        <w:ind w:left="708" w:firstLine="0"/>
        <w:rPr/>
      </w:pPr>
      <w:r w:rsidDel="00000000" w:rsidR="00000000" w:rsidRPr="00000000">
        <w:rPr>
          <w:rtl w:val="0"/>
        </w:rPr>
        <w:t xml:space="preserve">A nivel individual</w:t>
      </w:r>
    </w:p>
    <w:p w:rsidR="00000000" w:rsidDel="00000000" w:rsidP="00000000" w:rsidRDefault="00000000" w:rsidRPr="00000000" w14:paraId="00000360">
      <w:pPr>
        <w:ind w:left="708" w:firstLine="0"/>
        <w:rPr/>
      </w:pPr>
      <w:r w:rsidDel="00000000" w:rsidR="00000000" w:rsidRPr="00000000">
        <w:rPr>
          <w:rtl w:val="0"/>
        </w:rPr>
        <w:t xml:space="preserve">La Filosofía del Juego devuelve al ser humano su condición esencial de jugador, navegante y constructor. Reconoce que cada pensamiento, emoción o decisión es una jugada que configura el tablero de la vida personal. Enseña a actuar con conciencia de los límites, a transformar la incertidumbre en estrategia y a entender que el poder real consiste en sostener tensiones sin quebrarse.</w:t>
      </w:r>
    </w:p>
    <w:p w:rsidR="00000000" w:rsidDel="00000000" w:rsidP="00000000" w:rsidRDefault="00000000" w:rsidRPr="00000000" w14:paraId="00000361">
      <w:pPr>
        <w:ind w:left="708" w:firstLine="0"/>
        <w:rPr/>
      </w:pPr>
      <w:r w:rsidDel="00000000" w:rsidR="00000000" w:rsidRPr="00000000">
        <w:rPr>
          <w:rtl w:val="0"/>
        </w:rPr>
        <w:t xml:space="preserve">En un mundo saturado de ruido y automatismo, este pensamiento invita al individuo a reencontrarse con su autonomía lúcida: a elegir con claridad, crear con sentido y preservar la libertad interior frente al caos exterior.</w:t>
      </w:r>
    </w:p>
    <w:p w:rsidR="00000000" w:rsidDel="00000000" w:rsidP="00000000" w:rsidRDefault="00000000" w:rsidRPr="00000000" w14:paraId="00000362">
      <w:pPr>
        <w:ind w:left="708" w:firstLine="0"/>
        <w:rPr/>
      </w:pPr>
      <w:r w:rsidDel="00000000" w:rsidR="00000000" w:rsidRPr="00000000">
        <w:rPr>
          <w:rtl w:val="0"/>
        </w:rPr>
        <w:t xml:space="preserve">A nivel social</w:t>
      </w:r>
    </w:p>
    <w:p w:rsidR="00000000" w:rsidDel="00000000" w:rsidP="00000000" w:rsidRDefault="00000000" w:rsidRPr="00000000" w14:paraId="00000363">
      <w:pPr>
        <w:ind w:left="708" w:firstLine="0"/>
        <w:rPr/>
      </w:pPr>
      <w:r w:rsidDel="00000000" w:rsidR="00000000" w:rsidRPr="00000000">
        <w:rPr>
          <w:rtl w:val="0"/>
        </w:rPr>
        <w:t xml:space="preserve">A escala colectiva, la Filosofía del Juego propone una nueva ética de convivencia. Supera la lógica de la imposición y la polarización, y reemplaza la competencia destructiva por cooperación estratégica. El Estado, las instituciones y los ciudadanos son jugadores interdependientes: el poder no se impone, se equilibra; la justicia no se decreta, se construye en confianza; y la libertad no se concentra, se multiplica.</w:t>
      </w:r>
    </w:p>
    <w:p w:rsidR="00000000" w:rsidDel="00000000" w:rsidP="00000000" w:rsidRDefault="00000000" w:rsidRPr="00000000" w14:paraId="00000364">
      <w:pPr>
        <w:ind w:left="708" w:firstLine="0"/>
        <w:rPr/>
      </w:pPr>
      <w:r w:rsidDel="00000000" w:rsidR="00000000" w:rsidRPr="00000000">
        <w:rPr>
          <w:rtl w:val="0"/>
        </w:rPr>
        <w:t xml:space="preserve">Así, el tejido social se vuelve más estable no por rigidez, sino por inteligencia compartida. Jugar bien en comunidad significa crear condiciones para que todos puedan participar del tablero sin exclusión ni dominio.</w:t>
      </w:r>
    </w:p>
    <w:p w:rsidR="00000000" w:rsidDel="00000000" w:rsidP="00000000" w:rsidRDefault="00000000" w:rsidRPr="00000000" w14:paraId="00000365">
      <w:pPr>
        <w:ind w:left="708" w:firstLine="0"/>
        <w:rPr/>
      </w:pPr>
      <w:r w:rsidDel="00000000" w:rsidR="00000000" w:rsidRPr="00000000">
        <w:rPr>
          <w:rtl w:val="0"/>
        </w:rPr>
        <w:t xml:space="preserve">A nivel planetario</w:t>
      </w:r>
    </w:p>
    <w:p w:rsidR="00000000" w:rsidDel="00000000" w:rsidP="00000000" w:rsidRDefault="00000000" w:rsidRPr="00000000" w14:paraId="00000366">
      <w:pPr>
        <w:ind w:left="708" w:firstLine="0"/>
        <w:rPr/>
      </w:pPr>
      <w:r w:rsidDel="00000000" w:rsidR="00000000" w:rsidRPr="00000000">
        <w:rPr>
          <w:rtl w:val="0"/>
        </w:rPr>
        <w:t xml:space="preserve">La humanidad no juega sola. El tablero mayor es la biosfera, y toda acción humana tiene consecuencias sobre su equilibrio. Reconocer la finitud del planeta es comprender que la sostenibilidad no es una opción ecológica, sino una condición de continuidad del juego.</w:t>
      </w:r>
    </w:p>
    <w:p w:rsidR="00000000" w:rsidDel="00000000" w:rsidP="00000000" w:rsidRDefault="00000000" w:rsidRPr="00000000" w14:paraId="00000367">
      <w:pPr>
        <w:ind w:left="708" w:firstLine="0"/>
        <w:rPr/>
      </w:pPr>
      <w:r w:rsidDel="00000000" w:rsidR="00000000" w:rsidRPr="00000000">
        <w:rPr>
          <w:rtl w:val="0"/>
        </w:rPr>
        <w:t xml:space="preserve">La Filosofía del Juego articula, por tanto, una conciencia planetaria: una invitación a jugar con el mundo, no contra él. Implica usar la ciencia, la tecnología y la economía como instrumentos de preservación, no de conquista. Solo así la libertad humana podrá seguir existiendo dentro de los límites de un tablero que sigue siendo común para todos los seres.</w:t>
      </w:r>
    </w:p>
    <w:p w:rsidR="00000000" w:rsidDel="00000000" w:rsidP="00000000" w:rsidRDefault="00000000" w:rsidRPr="00000000" w14:paraId="00000368">
      <w:pPr>
        <w:ind w:left="708" w:firstLine="0"/>
        <w:rPr/>
      </w:pPr>
      <w:r w:rsidDel="00000000" w:rsidR="00000000" w:rsidRPr="00000000">
        <w:rPr>
          <w:rtl w:val="0"/>
        </w:rPr>
        <w:t xml:space="preserve">Límites y aperturas</w:t>
      </w:r>
    </w:p>
    <w:p w:rsidR="00000000" w:rsidDel="00000000" w:rsidP="00000000" w:rsidRDefault="00000000" w:rsidRPr="00000000" w14:paraId="00000369">
      <w:pPr>
        <w:ind w:left="708" w:firstLine="0"/>
        <w:rPr/>
      </w:pPr>
      <w:r w:rsidDel="00000000" w:rsidR="00000000" w:rsidRPr="00000000">
        <w:rPr>
          <w:rtl w:val="0"/>
        </w:rPr>
        <w:t xml:space="preserve">La Filosofía del Juego no es un manual cerrado. No ofrece recetas ni pretende definir todas las reglas del pensamiento o la acción. Su intención es mantener abierto el tablero intelectual, donde cada lector, cada cultura o disciplina pueda aportar nuevas jugadas. Es un sistema vivo, adaptable, en permanente expansión, que se renueva cada vez que alguien lo interpreta y lo lleva a la práctica.</w:t>
      </w:r>
    </w:p>
    <w:p w:rsidR="00000000" w:rsidDel="00000000" w:rsidP="00000000" w:rsidRDefault="00000000" w:rsidRPr="00000000" w14:paraId="0000036A">
      <w:pPr>
        <w:ind w:left="708" w:firstLine="0"/>
        <w:rPr/>
      </w:pPr>
      <w:r w:rsidDel="00000000" w:rsidR="00000000" w:rsidRPr="00000000">
        <w:rPr>
          <w:rtl w:val="0"/>
        </w:rPr>
        <w:t xml:space="preserve">Al mismo tiempo, es un marco para el diálogo. Busca tender puentes entre campos que suelen enfrentarse: ciencia y espiritualidad, razón y emoción, individuo y sociedad, economía y ecología. No impone uniformidad, sino lenguaje común. El diálogo, entendido como forma de juego, es el método más alto del pensamiento lúcido: una conversación que no busca vencer, sino comprender.</w:t>
      </w:r>
    </w:p>
    <w:p w:rsidR="00000000" w:rsidDel="00000000" w:rsidP="00000000" w:rsidRDefault="00000000" w:rsidRPr="00000000" w14:paraId="0000036B">
      <w:pPr>
        <w:ind w:left="708" w:firstLine="0"/>
        <w:rPr/>
      </w:pPr>
      <w:r w:rsidDel="00000000" w:rsidR="00000000" w:rsidRPr="00000000">
        <w:rPr>
          <w:rtl w:val="0"/>
        </w:rPr>
        <w:t xml:space="preserve">Convocatoria abierta</w:t>
      </w:r>
    </w:p>
    <w:p w:rsidR="00000000" w:rsidDel="00000000" w:rsidP="00000000" w:rsidRDefault="00000000" w:rsidRPr="00000000" w14:paraId="0000036C">
      <w:pPr>
        <w:ind w:left="708" w:firstLine="0"/>
        <w:rPr/>
      </w:pPr>
      <w:r w:rsidDel="00000000" w:rsidR="00000000" w:rsidRPr="00000000">
        <w:rPr>
          <w:rtl w:val="0"/>
        </w:rPr>
        <w:t xml:space="preserve">La Filosofía del Juego no pertenece a un autor, sino a quienes la piensan, la discuten y la aplican. Es una obra colectiva en evolución, un espacio abierto donde cada voz puede contribuir a expandir el tablero. Se dirige a académicos, empresarios, artistas, líderes y ciudadanos: a toda persona que reconozca que pensar, crear o decidir son actos de juego con consecuencias reales.</w:t>
      </w:r>
    </w:p>
    <w:p w:rsidR="00000000" w:rsidDel="00000000" w:rsidP="00000000" w:rsidRDefault="00000000" w:rsidRPr="00000000" w14:paraId="0000036D">
      <w:pPr>
        <w:ind w:left="708" w:firstLine="0"/>
        <w:rPr/>
      </w:pPr>
      <w:r w:rsidDel="00000000" w:rsidR="00000000" w:rsidRPr="00000000">
        <w:rPr>
          <w:rtl w:val="0"/>
        </w:rPr>
        <w:t xml:space="preserve">Esta filosofía no pide adhesión, pide participación. Su llamado no es a la obediencia, sino a la conciencia: a pensar con libertad, actuar con equilibrio y construir con belleza.</w:t>
      </w:r>
    </w:p>
    <w:p w:rsidR="00000000" w:rsidDel="00000000" w:rsidP="00000000" w:rsidRDefault="00000000" w:rsidRPr="00000000" w14:paraId="0000036E">
      <w:pPr>
        <w:ind w:left="708" w:firstLine="0"/>
        <w:rPr/>
      </w:pPr>
      <w:r w:rsidDel="00000000" w:rsidR="00000000" w:rsidRPr="00000000">
        <w:rPr>
          <w:rtl w:val="0"/>
        </w:rPr>
        <w:t xml:space="preserve">El propósito no es ganar el juego, sino preservarlo y perfeccionarlo juntos. Porque solo una humanidad que juega con lucidez podrá seguir creando futuro.</w:t>
      </w:r>
    </w:p>
    <w:p w:rsidR="00000000" w:rsidDel="00000000" w:rsidP="00000000" w:rsidRDefault="00000000" w:rsidRPr="00000000" w14:paraId="0000036F">
      <w:pPr>
        <w:pStyle w:val="Heading2"/>
        <w:ind w:left="708" w:firstLine="0"/>
        <w:rPr/>
      </w:pPr>
      <w:bookmarkStart w:colFirst="0" w:colLast="0" w:name="_heading=h.nzrlloib5i91" w:id="30"/>
      <w:bookmarkEnd w:id="30"/>
      <w:r w:rsidDel="00000000" w:rsidR="00000000" w:rsidRPr="00000000">
        <w:rPr>
          <w:rtl w:val="0"/>
        </w:rPr>
        <w:t xml:space="preserve">Epílogo</w:t>
      </w:r>
    </w:p>
    <w:p w:rsidR="00000000" w:rsidDel="00000000" w:rsidP="00000000" w:rsidRDefault="00000000" w:rsidRPr="00000000" w14:paraId="00000370">
      <w:pPr>
        <w:ind w:left="708" w:firstLine="0"/>
        <w:rPr/>
      </w:pPr>
      <w:r w:rsidDel="00000000" w:rsidR="00000000" w:rsidRPr="00000000">
        <w:rPr>
          <w:rtl w:val="0"/>
        </w:rPr>
        <w:t xml:space="preserve">El pensamiento solo cumple su propósito cuando se convierte en acción lúcida. Toda idea que no se traduce en movimiento se vuelve abstracción estéril, y toda acción sin pensamiento se convierte en ruido o destrucción. La Filosofía del Juego nace precisamente para reconciliar ambos planos: </w:t>
      </w:r>
      <w:r w:rsidDel="00000000" w:rsidR="00000000" w:rsidRPr="00000000">
        <w:rPr>
          <w:b w:val="1"/>
          <w:bCs w:val="1"/>
          <w:rtl w:val="0"/>
        </w:rPr>
        <w:t xml:space="preserve">pensar con rigor, actuar con conciencia</w:t>
      </w:r>
      <w:r w:rsidDel="00000000" w:rsidR="00000000" w:rsidRPr="00000000">
        <w:rPr>
          <w:rtl w:val="0"/>
        </w:rPr>
        <w:t xml:space="preserve">.</w:t>
      </w:r>
    </w:p>
    <w:p w:rsidR="00000000" w:rsidDel="00000000" w:rsidP="00000000" w:rsidRDefault="00000000" w:rsidRPr="00000000" w14:paraId="00000371">
      <w:pPr>
        <w:ind w:left="708" w:firstLine="0"/>
        <w:rPr/>
      </w:pPr>
      <w:r w:rsidDel="00000000" w:rsidR="00000000" w:rsidRPr="00000000">
        <w:rPr>
          <w:rtl w:val="0"/>
        </w:rPr>
        <w:t xml:space="preserve">El mundo contemporáneo atraviesa una crisis de sentido más profunda que cualquier crisis política o económica. No faltan datos, teorías ni tecnologías: falta claridad para usarlas con propósito. Este libro no pretende ofrecer respuestas definitivas, sino recordar lo esencial: que la vida humana —individual, social y planetaria— es un juego en curso, y que cada uno de nosotros tiene una pieza que mover.</w:t>
      </w:r>
    </w:p>
    <w:p w:rsidR="00000000" w:rsidDel="00000000" w:rsidP="00000000" w:rsidRDefault="00000000" w:rsidRPr="00000000" w14:paraId="00000372">
      <w:pPr>
        <w:ind w:left="708" w:firstLine="0"/>
        <w:rPr/>
      </w:pPr>
      <w:r w:rsidDel="00000000" w:rsidR="00000000" w:rsidRPr="00000000">
        <w:rPr>
          <w:rtl w:val="0"/>
        </w:rPr>
        <w:t xml:space="preserve">La lucidez ya no puede ser contemplativa. Es tiempo de aplicar la inteligencia filosófica al diseño de sistemas, políticas, economías y culturas que preserven el tablero común. Quienes comprendan el juego deben asumir la tarea de </w:t>
      </w:r>
      <w:r w:rsidDel="00000000" w:rsidR="00000000" w:rsidRPr="00000000">
        <w:rPr>
          <w:b w:val="1"/>
          <w:bCs w:val="1"/>
          <w:rtl w:val="0"/>
        </w:rPr>
        <w:t xml:space="preserve">convertirse en constructores conscientes de realidad</w:t>
      </w:r>
      <w:r w:rsidDel="00000000" w:rsidR="00000000" w:rsidRPr="00000000">
        <w:rPr>
          <w:rtl w:val="0"/>
        </w:rPr>
        <w:t xml:space="preserve">, en agentes de equilibrio y expansión. No se trata de hablar del juego, sino de </w:t>
      </w:r>
      <w:r w:rsidDel="00000000" w:rsidR="00000000" w:rsidRPr="00000000">
        <w:rPr>
          <w:b w:val="1"/>
          <w:bCs w:val="1"/>
          <w:rtl w:val="0"/>
        </w:rPr>
        <w:t xml:space="preserve">jugar bien</w:t>
      </w:r>
      <w:r w:rsidDel="00000000" w:rsidR="00000000" w:rsidRPr="00000000">
        <w:rPr>
          <w:rtl w:val="0"/>
        </w:rPr>
        <w:t xml:space="preserve">, con integridad, cooperación y visión.</w:t>
      </w:r>
    </w:p>
    <w:p w:rsidR="00000000" w:rsidDel="00000000" w:rsidP="00000000" w:rsidRDefault="00000000" w:rsidRPr="00000000" w14:paraId="00000373">
      <w:pPr>
        <w:ind w:left="708" w:firstLine="0"/>
        <w:rPr/>
      </w:pPr>
      <w:r w:rsidDel="00000000" w:rsidR="00000000" w:rsidRPr="00000000">
        <w:rPr>
          <w:rtl w:val="0"/>
        </w:rPr>
        <w:t xml:space="preserve">El desafío de nuestra época no es sobrevivir, sino </w:t>
      </w:r>
      <w:r w:rsidDel="00000000" w:rsidR="00000000" w:rsidRPr="00000000">
        <w:rPr>
          <w:b w:val="1"/>
          <w:bCs w:val="1"/>
          <w:rtl w:val="0"/>
        </w:rPr>
        <w:t xml:space="preserve">aprender a sostener el juego sin romperlo</w:t>
      </w:r>
      <w:r w:rsidDel="00000000" w:rsidR="00000000" w:rsidRPr="00000000">
        <w:rPr>
          <w:rtl w:val="0"/>
        </w:rPr>
        <w:t xml:space="preserve">. Cada acto ético, cada decisión pública o privada, cada innovación tecnológica debe evaluarse según una sola pregunta: ¿preserva el tablero o lo destruye? Si la respuesta es lo primero, estamos avanzando; si es lo segundo, es tiempo de corregir la jugada.</w:t>
      </w:r>
    </w:p>
    <w:p w:rsidR="00000000" w:rsidDel="00000000" w:rsidP="00000000" w:rsidRDefault="00000000" w:rsidRPr="00000000" w14:paraId="00000374">
      <w:pPr>
        <w:ind w:left="708" w:firstLine="0"/>
        <w:rPr/>
      </w:pPr>
      <w:r w:rsidDel="00000000" w:rsidR="00000000" w:rsidRPr="00000000">
        <w:rPr>
          <w:rtl w:val="0"/>
        </w:rPr>
        <w:t xml:space="preserve">El juego continúa. Su dirección dependerá de la lucidez con que aprendamos a movernos dentro de él. No se trata de esperar nuevos jugadores ni nuevas reglas, sino de asumir que </w:t>
      </w:r>
      <w:r w:rsidDel="00000000" w:rsidR="00000000" w:rsidRPr="00000000">
        <w:rPr>
          <w:b w:val="1"/>
          <w:bCs w:val="1"/>
          <w:rtl w:val="0"/>
        </w:rPr>
        <w:t xml:space="preserve">ya estamos en la partida</w:t>
      </w:r>
      <w:r w:rsidDel="00000000" w:rsidR="00000000" w:rsidRPr="00000000">
        <w:rPr>
          <w:rtl w:val="0"/>
        </w:rPr>
        <w:t xml:space="preserve">, y que la próxima jugada comienza ahora.</w:t>
      </w:r>
    </w:p>
    <w:p w:rsidR="00000000" w:rsidDel="00000000" w:rsidP="00000000" w:rsidRDefault="00000000" w:rsidRPr="00000000" w14:paraId="00000375">
      <w:pPr>
        <w:pStyle w:val="Heading2"/>
        <w:ind w:left="708" w:firstLine="0"/>
        <w:rPr>
          <w:b w:val="1"/>
          <w:bCs w:val="1"/>
        </w:rPr>
      </w:pPr>
      <w:bookmarkStart w:colFirst="0" w:colLast="0" w:name="_heading=h.4jqgsu9752az" w:id="31"/>
      <w:bookmarkEnd w:id="31"/>
      <w:r w:rsidDel="00000000" w:rsidR="00000000" w:rsidRPr="00000000">
        <w:rPr>
          <w:b w:val="1"/>
          <w:bCs w:val="1"/>
          <w:rtl w:val="0"/>
        </w:rPr>
        <w:t xml:space="preserve">Nota final del autor</w:t>
      </w:r>
    </w:p>
    <w:p w:rsidR="00000000" w:rsidDel="00000000" w:rsidP="00000000" w:rsidRDefault="00000000" w:rsidRPr="00000000" w14:paraId="00000376">
      <w:pPr>
        <w:ind w:left="708" w:firstLine="0"/>
        <w:rPr/>
      </w:pPr>
      <w:r w:rsidDel="00000000" w:rsidR="00000000" w:rsidRPr="00000000">
        <w:rPr>
          <w:rtl w:val="0"/>
        </w:rPr>
        <w:t xml:space="preserve">Esta obra nació como una búsqueda, no como una certeza. Fue escrita desde la necesidad de comprender el presente con una mirada más amplia que la ideología, más concreta que la utopía y más honesta que la retórica, que comenzó a desarrollarse vagamente en mi pensamiento, hace más de veinte años ya. </w:t>
      </w:r>
    </w:p>
    <w:p w:rsidR="00000000" w:rsidDel="00000000" w:rsidP="00000000" w:rsidRDefault="00000000" w:rsidRPr="00000000" w14:paraId="00000377">
      <w:pPr>
        <w:ind w:left="708" w:firstLine="0"/>
        <w:rPr/>
      </w:pPr>
      <w:r w:rsidDel="00000000" w:rsidR="00000000" w:rsidRPr="00000000">
        <w:rPr>
          <w:rtl w:val="0"/>
        </w:rPr>
        <w:t xml:space="preserve">Todo lo aquí dicho es parte de ese pensamiento inicial que en conversaciones y debates con compañeros estudiantes luego colegas, siempre salía a flote entre mis ideas y esto fue muchas veces techado de socialista, comunista, muy neutro o tibio, este es un empeño por entregar una alternativa estructurada y completa a mi contraposición de que esto era por lo menos una alternativa a considerar no tibieza.</w:t>
      </w:r>
    </w:p>
    <w:p w:rsidR="00000000" w:rsidDel="00000000" w:rsidP="00000000" w:rsidRDefault="00000000" w:rsidRPr="00000000" w14:paraId="00000378">
      <w:pPr>
        <w:ind w:left="708" w:firstLine="0"/>
        <w:rPr/>
      </w:pPr>
      <w:r w:rsidDel="00000000" w:rsidR="00000000" w:rsidRPr="00000000">
        <w:rPr>
          <w:rtl w:val="0"/>
        </w:rPr>
        <w:t xml:space="preserve">El desarrollo y la redacción de la obra fue apoyada con CHATGPT, como copiloto, no como navegante constructor, maravillosa herramienta tecnológica, que hace posible expresar y estructurar ideas.</w:t>
      </w:r>
    </w:p>
    <w:p w:rsidR="00000000" w:rsidDel="00000000" w:rsidP="00000000" w:rsidRDefault="00000000" w:rsidRPr="00000000" w14:paraId="00000379">
      <w:pPr>
        <w:ind w:left="708" w:firstLine="0"/>
        <w:rPr/>
      </w:pPr>
      <w:r w:rsidDel="00000000" w:rsidR="00000000" w:rsidRPr="00000000">
        <w:rPr>
          <w:rtl w:val="0"/>
        </w:rPr>
        <w:t xml:space="preserve">La </w:t>
      </w:r>
      <w:r w:rsidDel="00000000" w:rsidR="00000000" w:rsidRPr="00000000">
        <w:rPr>
          <w:b w:val="1"/>
          <w:bCs w:val="1"/>
          <w:rtl w:val="0"/>
        </w:rPr>
        <w:t xml:space="preserve">Filosofía del Juego</w:t>
      </w:r>
      <w:r w:rsidDel="00000000" w:rsidR="00000000" w:rsidRPr="00000000">
        <w:rPr>
          <w:rtl w:val="0"/>
        </w:rPr>
        <w:t xml:space="preserve"> no es una invención ex nihilo, sino una síntesis viva: el resultado de observar cómo el mundo —en todos sus niveles— funciona a través de tensiones, decisiones y movimientos que nos involucran a todos.</w:t>
      </w:r>
    </w:p>
    <w:p w:rsidR="00000000" w:rsidDel="00000000" w:rsidP="00000000" w:rsidRDefault="00000000" w:rsidRPr="00000000" w14:paraId="0000037A">
      <w:pPr>
        <w:ind w:left="708" w:firstLine="0"/>
        <w:rPr/>
      </w:pPr>
      <w:r w:rsidDel="00000000" w:rsidR="00000000" w:rsidRPr="00000000">
        <w:rPr>
          <w:rtl w:val="0"/>
        </w:rPr>
        <w:t xml:space="preserve">Durante su desarrollo, comprendí que el pensamiento no es refugio, sino responsabilidad. Pensar es participar: es una forma de acción. Por eso no busca clausurar discusiones ni imponer un marco único, sino ofrecer un lenguaje común para repensar la libertad, la cooperación y la sostenibilidad de la vida humana en el tiempo.</w:t>
      </w:r>
    </w:p>
    <w:p w:rsidR="00000000" w:rsidDel="00000000" w:rsidP="00000000" w:rsidRDefault="00000000" w:rsidRPr="00000000" w14:paraId="0000037B">
      <w:pPr>
        <w:ind w:left="708" w:firstLine="0"/>
        <w:rPr/>
      </w:pPr>
      <w:r w:rsidDel="00000000" w:rsidR="00000000" w:rsidRPr="00000000">
        <w:rPr>
          <w:rtl w:val="0"/>
        </w:rPr>
        <w:t xml:space="preserve">Cada capítulo, cada axioma y cada metáfora son invitaciones. No a creer, sino a mirar de otro modo. No a seguir, sino a construir. No a esperar el cambio, sino a </w:t>
      </w:r>
      <w:r w:rsidDel="00000000" w:rsidR="00000000" w:rsidRPr="00000000">
        <w:rPr>
          <w:b w:val="1"/>
          <w:bCs w:val="1"/>
          <w:rtl w:val="0"/>
        </w:rPr>
        <w:t xml:space="preserve">encarnarlo con lucidez y serenidad</w:t>
      </w:r>
      <w:r w:rsidDel="00000000" w:rsidR="00000000" w:rsidRPr="00000000">
        <w:rPr>
          <w:rtl w:val="0"/>
        </w:rPr>
        <w:t xml:space="preserve">. Si algo aspira a dejar esta obra, es una manera distinta de entender el poder: no como dominación, sino como capacidad de sostener tensiones sin romper el tablero del mundo.</w:t>
      </w:r>
    </w:p>
    <w:p w:rsidR="00000000" w:rsidDel="00000000" w:rsidP="00000000" w:rsidRDefault="00000000" w:rsidRPr="00000000" w14:paraId="0000037C">
      <w:pPr>
        <w:ind w:left="708" w:firstLine="0"/>
        <w:rPr/>
      </w:pPr>
      <w:r w:rsidDel="00000000" w:rsidR="00000000" w:rsidRPr="00000000">
        <w:rPr>
          <w:rtl w:val="0"/>
        </w:rPr>
        <w:t xml:space="preserve">El pensamiento que aquí se propone no me pertenece. Pertenece al diálogo que continúa, a quienes lo estudien, lo critiquen o lo transformen. La Filosofía del Juego no se cierra conmigo: empieza en quienes la juegan.</w:t>
      </w:r>
    </w:p>
    <w:p w:rsidR="00000000" w:rsidDel="00000000" w:rsidP="00000000" w:rsidRDefault="00000000" w:rsidRPr="00000000" w14:paraId="0000037D">
      <w:pPr>
        <w:ind w:left="708" w:firstLine="0"/>
        <w:rPr/>
      </w:pPr>
      <w:r w:rsidDel="00000000" w:rsidR="00000000" w:rsidRPr="00000000">
        <w:rPr>
          <w:rtl w:val="0"/>
        </w:rPr>
        <w:t xml:space="preserve">— </w:t>
      </w:r>
      <w:r w:rsidDel="00000000" w:rsidR="00000000" w:rsidRPr="00000000">
        <w:rPr>
          <w:i w:val="1"/>
          <w:iCs w:val="1"/>
          <w:rtl w:val="0"/>
        </w:rPr>
        <w:t xml:space="preserve">Daniel Simons</w:t>
      </w:r>
      <w:r w:rsidDel="00000000" w:rsidR="00000000" w:rsidRPr="00000000">
        <w:rPr>
          <w:rtl w:val="0"/>
        </w:rPr>
        <w:br w:type="textWrapping"/>
        <w:t xml:space="preserve">Santa Cruz de la Sierra, Bolivia</w:t>
        <w:br w:type="textWrapping"/>
        <w:t xml:space="preserve">Año 2025</w:t>
      </w:r>
    </w:p>
    <w:p w:rsidR="00000000" w:rsidDel="00000000" w:rsidP="00000000" w:rsidRDefault="00000000" w:rsidRPr="00000000" w14:paraId="0000037E">
      <w:pPr>
        <w:ind w:left="708" w:firstLine="0"/>
        <w:rPr/>
      </w:pPr>
      <w:r w:rsidDel="00000000" w:rsidR="00000000" w:rsidRPr="00000000">
        <w:rPr>
          <w:rtl w:val="0"/>
        </w:rPr>
      </w:r>
    </w:p>
    <w:p w:rsidR="00000000" w:rsidDel="00000000" w:rsidP="00000000" w:rsidRDefault="00000000" w:rsidRPr="00000000" w14:paraId="0000037F">
      <w:pPr>
        <w:pStyle w:val="Heading2"/>
        <w:ind w:left="708" w:firstLine="0"/>
        <w:rPr/>
      </w:pPr>
      <w:bookmarkStart w:colFirst="0" w:colLast="0" w:name="_heading=h.600jptraae2d" w:id="32"/>
      <w:bookmarkEnd w:id="32"/>
      <w:r w:rsidDel="00000000" w:rsidR="00000000" w:rsidRPr="00000000">
        <w:rPr>
          <w:rtl w:val="0"/>
        </w:rPr>
        <w:t xml:space="preserve">Glosario esencial de la Filosofía del Juego</w:t>
      </w:r>
    </w:p>
    <w:p w:rsidR="00000000" w:rsidDel="00000000" w:rsidP="00000000" w:rsidRDefault="00000000" w:rsidRPr="00000000" w14:paraId="00000380">
      <w:pPr>
        <w:ind w:left="708" w:firstLine="0"/>
        <w:rPr/>
      </w:pPr>
      <w:r w:rsidDel="00000000" w:rsidR="00000000" w:rsidRPr="00000000">
        <w:rPr>
          <w:b w:val="1"/>
          <w:bCs w:val="1"/>
          <w:rtl w:val="0"/>
        </w:rPr>
        <w:t xml:space="preserve">Acción lúcida:</w:t>
      </w:r>
      <w:r w:rsidDel="00000000" w:rsidR="00000000" w:rsidRPr="00000000">
        <w:rPr>
          <w:rtl w:val="0"/>
        </w:rPr>
        <w:br w:type="textWrapping"/>
        <w:t xml:space="preserve">Forma superior de actuar: aquella que une conciencia con eficacia. Es el movimiento que considera las consecuencias de cada jugada sobre el tablero común. Actuar lúcidamente significa intervenir con propósito, evitando tanto la parálisis del análisis como la impulsividad ciega. Es el punto de encuentro entre pensamiento, ética y estrategia.</w:t>
      </w:r>
    </w:p>
    <w:p w:rsidR="00000000" w:rsidDel="00000000" w:rsidP="00000000" w:rsidRDefault="00000000" w:rsidRPr="00000000" w14:paraId="00000381">
      <w:pPr>
        <w:ind w:left="708" w:firstLine="0"/>
        <w:rPr/>
      </w:pPr>
      <w:r w:rsidDel="00000000" w:rsidR="00000000" w:rsidRPr="00000000">
        <w:rPr>
          <w:b w:val="1"/>
          <w:bCs w:val="1"/>
          <w:rtl w:val="0"/>
        </w:rPr>
        <w:t xml:space="preserve">Axioma:</w:t>
      </w:r>
      <w:r w:rsidDel="00000000" w:rsidR="00000000" w:rsidRPr="00000000">
        <w:rPr>
          <w:rtl w:val="0"/>
        </w:rPr>
        <w:br w:type="textWrapping"/>
        <w:t xml:space="preserve">Proposición fundamental que se asume como base del sistema. En esta filosofía, los axiomas no son dogmas, sino </w:t>
      </w:r>
      <w:r w:rsidDel="00000000" w:rsidR="00000000" w:rsidRPr="00000000">
        <w:rPr>
          <w:i w:val="1"/>
          <w:iCs w:val="1"/>
          <w:rtl w:val="0"/>
        </w:rPr>
        <w:t xml:space="preserve">reglas maestras</w:t>
      </w:r>
      <w:r w:rsidDel="00000000" w:rsidR="00000000" w:rsidRPr="00000000">
        <w:rPr>
          <w:rtl w:val="0"/>
        </w:rPr>
        <w:t xml:space="preserve"> que orientan cómo pensar y actuar con coherencia dentro del juego de la existencia.</w:t>
      </w:r>
    </w:p>
    <w:p w:rsidR="00000000" w:rsidDel="00000000" w:rsidP="00000000" w:rsidRDefault="00000000" w:rsidRPr="00000000" w14:paraId="00000382">
      <w:pPr>
        <w:ind w:left="708" w:firstLine="0"/>
        <w:rPr/>
      </w:pPr>
      <w:r w:rsidDel="00000000" w:rsidR="00000000" w:rsidRPr="00000000">
        <w:rPr>
          <w:b w:val="1"/>
          <w:bCs w:val="1"/>
          <w:rtl w:val="0"/>
        </w:rPr>
        <w:t xml:space="preserve">Constructor:</w:t>
      </w:r>
      <w:r w:rsidDel="00000000" w:rsidR="00000000" w:rsidRPr="00000000">
        <w:rPr>
          <w:rtl w:val="0"/>
        </w:rPr>
        <w:br w:type="textWrapping"/>
        <w:t xml:space="preserve">Rol creador del ser humano dentro del tablero. El constructor da forma a la realidad: edifica estructuras, instituciones, símbolos o significados que sostienen el juego en el tiempo. Construir no es dominar, sino encarnar propósito en materia y cultura; es la manera humana de dejar huella en el movimiento universal.</w:t>
      </w:r>
    </w:p>
    <w:p w:rsidR="00000000" w:rsidDel="00000000" w:rsidP="00000000" w:rsidRDefault="00000000" w:rsidRPr="00000000" w14:paraId="00000383">
      <w:pPr>
        <w:ind w:left="708" w:firstLine="0"/>
        <w:rPr/>
      </w:pPr>
      <w:r w:rsidDel="00000000" w:rsidR="00000000" w:rsidRPr="00000000">
        <w:rPr>
          <w:b w:val="1"/>
          <w:bCs w:val="1"/>
          <w:rtl w:val="0"/>
        </w:rPr>
        <w:t xml:space="preserve">Convicción delirante:</w:t>
      </w:r>
      <w:r w:rsidDel="00000000" w:rsidR="00000000" w:rsidRPr="00000000">
        <w:rPr>
          <w:rtl w:val="0"/>
        </w:rPr>
        <w:br w:type="textWrapping"/>
        <w:t xml:space="preserve">Fuerza creadora que impulsa toda transformación profunda. Es la fe lúcida en lo que aún no existe: la capacidad de creer antes de ver, de sostener un ideal aunque parezca imposible. No se opone a la razón; la complementa, ofreciéndole energía para avanzar. Sin convicción delirante no hay innovación ni salto evolutivo.</w:t>
      </w:r>
    </w:p>
    <w:p w:rsidR="00000000" w:rsidDel="00000000" w:rsidP="00000000" w:rsidRDefault="00000000" w:rsidRPr="00000000" w14:paraId="00000384">
      <w:pPr>
        <w:ind w:left="708" w:firstLine="0"/>
        <w:rPr/>
      </w:pPr>
      <w:r w:rsidDel="00000000" w:rsidR="00000000" w:rsidRPr="00000000">
        <w:rPr>
          <w:b w:val="1"/>
          <w:bCs w:val="1"/>
          <w:rtl w:val="0"/>
        </w:rPr>
        <w:t xml:space="preserve">Cooperación voluntaria:</w:t>
      </w:r>
      <w:r w:rsidDel="00000000" w:rsidR="00000000" w:rsidRPr="00000000">
        <w:rPr>
          <w:rtl w:val="0"/>
        </w:rPr>
        <w:br w:type="textWrapping"/>
        <w:t xml:space="preserve">Colaboración que nace de la libertad, no de la imposición. Es la base ética y política del juego sostenible. Solo la cooperación elegida por conciencia genera estabilidad, legitimidad y progreso común.</w:t>
      </w:r>
    </w:p>
    <w:p w:rsidR="00000000" w:rsidDel="00000000" w:rsidP="00000000" w:rsidRDefault="00000000" w:rsidRPr="00000000" w14:paraId="00000385">
      <w:pPr>
        <w:ind w:left="708" w:firstLine="0"/>
        <w:rPr/>
      </w:pPr>
      <w:r w:rsidDel="00000000" w:rsidR="00000000" w:rsidRPr="00000000">
        <w:rPr>
          <w:b w:val="1"/>
          <w:bCs w:val="1"/>
          <w:rtl w:val="0"/>
        </w:rPr>
        <w:t xml:space="preserve">Equilibrio lúcido:</w:t>
      </w:r>
      <w:r w:rsidDel="00000000" w:rsidR="00000000" w:rsidRPr="00000000">
        <w:rPr>
          <w:rtl w:val="0"/>
        </w:rPr>
        <w:br w:type="textWrapping"/>
        <w:t xml:space="preserve">Estado dinámico donde las fuerzas opuestas no se eliminan, sino que se administran con inteligencia. Es el arte de sostener tensiones sin romperlas, el punto medio entre caos y rigidez, entre impulso y control.</w:t>
      </w:r>
    </w:p>
    <w:p w:rsidR="00000000" w:rsidDel="00000000" w:rsidP="00000000" w:rsidRDefault="00000000" w:rsidRPr="00000000" w14:paraId="00000386">
      <w:pPr>
        <w:ind w:left="708" w:firstLine="0"/>
        <w:rPr/>
      </w:pPr>
      <w:r w:rsidDel="00000000" w:rsidR="00000000" w:rsidRPr="00000000">
        <w:rPr>
          <w:b w:val="1"/>
          <w:bCs w:val="1"/>
          <w:rtl w:val="0"/>
        </w:rPr>
        <w:t xml:space="preserve">Juego:</w:t>
      </w:r>
      <w:r w:rsidDel="00000000" w:rsidR="00000000" w:rsidRPr="00000000">
        <w:rPr>
          <w:rtl w:val="0"/>
        </w:rPr>
        <w:br w:type="textWrapping"/>
        <w:t xml:space="preserve">Estructura universal de interacción entre actores interdependientes. Todo juego tiene reglas, jugadores y tableros. Es el lenguaje fundamental del cosmos: la forma en que la realidad se despliega, cambia y encuentra sentido.</w:t>
      </w:r>
    </w:p>
    <w:p w:rsidR="00000000" w:rsidDel="00000000" w:rsidP="00000000" w:rsidRDefault="00000000" w:rsidRPr="00000000" w14:paraId="00000387">
      <w:pPr>
        <w:ind w:left="708" w:firstLine="0"/>
        <w:rPr/>
      </w:pPr>
      <w:r w:rsidDel="00000000" w:rsidR="00000000" w:rsidRPr="00000000">
        <w:rPr>
          <w:b w:val="1"/>
          <w:bCs w:val="1"/>
          <w:rtl w:val="0"/>
        </w:rPr>
        <w:t xml:space="preserve">Juego repetido:</w:t>
      </w:r>
      <w:r w:rsidDel="00000000" w:rsidR="00000000" w:rsidRPr="00000000">
        <w:rPr>
          <w:rtl w:val="0"/>
        </w:rPr>
        <w:br w:type="textWrapping"/>
        <w:t xml:space="preserve">Principio que define la continuidad del aprendizaje. Toda interacción significativa ocurre en rondas sucesivas; cada jugada deja memoria que influye en las siguientes. La repetición no es monotonía, sino oportunidad de mejora y evolución consciente.</w:t>
      </w:r>
    </w:p>
    <w:p w:rsidR="00000000" w:rsidDel="00000000" w:rsidP="00000000" w:rsidRDefault="00000000" w:rsidRPr="00000000" w14:paraId="00000388">
      <w:pPr>
        <w:ind w:left="708" w:firstLine="0"/>
        <w:rPr/>
      </w:pPr>
      <w:r w:rsidDel="00000000" w:rsidR="00000000" w:rsidRPr="00000000">
        <w:rPr>
          <w:b w:val="1"/>
          <w:bCs w:val="1"/>
          <w:rtl w:val="0"/>
        </w:rPr>
        <w:t xml:space="preserve">Jugador lúcido:</w:t>
      </w:r>
      <w:r w:rsidDel="00000000" w:rsidR="00000000" w:rsidRPr="00000000">
        <w:rPr>
          <w:rtl w:val="0"/>
        </w:rPr>
        <w:br w:type="textWrapping"/>
        <w:t xml:space="preserve">Sujeto que actúa con conciencia del tablero, de los límites y de las consecuencias de sus movimientos. No busca dominar ni huir, sino jugar con sabiduría. Su libertad radica en sostener tensiones sin quebrarlas y en preservar el equilibrio común.</w:t>
      </w:r>
    </w:p>
    <w:p w:rsidR="00000000" w:rsidDel="00000000" w:rsidP="00000000" w:rsidRDefault="00000000" w:rsidRPr="00000000" w14:paraId="00000389">
      <w:pPr>
        <w:ind w:left="708" w:firstLine="0"/>
        <w:rPr/>
      </w:pPr>
      <w:r w:rsidDel="00000000" w:rsidR="00000000" w:rsidRPr="00000000">
        <w:rPr>
          <w:b w:val="1"/>
          <w:bCs w:val="1"/>
          <w:rtl w:val="0"/>
        </w:rPr>
        <w:t xml:space="preserve">Límite:</w:t>
      </w:r>
      <w:r w:rsidDel="00000000" w:rsidR="00000000" w:rsidRPr="00000000">
        <w:rPr>
          <w:rtl w:val="0"/>
        </w:rPr>
        <w:br w:type="textWrapping"/>
        <w:t xml:space="preserve">Condición estructural de todo juego. No restringe la libertad, la hace posible. Los límites marcan las fronteras del tablero, recordando que solo dentro de ellos el movimiento tiene sentido y continuidad.</w:t>
      </w:r>
    </w:p>
    <w:p w:rsidR="00000000" w:rsidDel="00000000" w:rsidP="00000000" w:rsidRDefault="00000000" w:rsidRPr="00000000" w14:paraId="0000038A">
      <w:pPr>
        <w:ind w:left="708" w:firstLine="0"/>
        <w:rPr/>
      </w:pPr>
      <w:r w:rsidDel="00000000" w:rsidR="00000000" w:rsidRPr="00000000">
        <w:rPr>
          <w:b w:val="1"/>
          <w:bCs w:val="1"/>
          <w:rtl w:val="0"/>
        </w:rPr>
        <w:t xml:space="preserve">Navegante:</w:t>
      </w:r>
      <w:r w:rsidDel="00000000" w:rsidR="00000000" w:rsidRPr="00000000">
        <w:rPr>
          <w:rtl w:val="0"/>
        </w:rPr>
        <w:br w:type="textWrapping"/>
        <w:t xml:space="preserve">Figura que encarna la capacidad de orientación. El navegante lee las corrientes del tablero —sociales, naturales o simbólicas— y ajusta su rumbo sin perder dirección. No controla las mareas, pero sabe interpretarlas. Representa la inteligencia adaptativa que permite avanzar en medio de la incertidumbre.</w:t>
      </w:r>
    </w:p>
    <w:p w:rsidR="00000000" w:rsidDel="00000000" w:rsidP="00000000" w:rsidRDefault="00000000" w:rsidRPr="00000000" w14:paraId="0000038B">
      <w:pPr>
        <w:ind w:left="708" w:firstLine="0"/>
        <w:rPr/>
      </w:pPr>
      <w:r w:rsidDel="00000000" w:rsidR="00000000" w:rsidRPr="00000000">
        <w:rPr>
          <w:b w:val="1"/>
          <w:bCs w:val="1"/>
          <w:rtl w:val="0"/>
        </w:rPr>
        <w:t xml:space="preserve">Preservación del juego:</w:t>
      </w:r>
      <w:r w:rsidDel="00000000" w:rsidR="00000000" w:rsidRPr="00000000">
        <w:rPr>
          <w:rtl w:val="0"/>
        </w:rPr>
        <w:br w:type="textWrapping"/>
        <w:t xml:space="preserve">Criterio ético supremo de esta filosofía: toda acción, idea o política debe evaluarse por su capacidad de mantener jugable el tablero común. Si una jugada destruye las condiciones de la libertad o la cooperación, es errada aunque parezca exitosa.</w:t>
      </w:r>
    </w:p>
    <w:p w:rsidR="00000000" w:rsidDel="00000000" w:rsidP="00000000" w:rsidRDefault="00000000" w:rsidRPr="00000000" w14:paraId="0000038C">
      <w:pPr>
        <w:ind w:left="708" w:firstLine="0"/>
        <w:rPr/>
      </w:pPr>
      <w:r w:rsidDel="00000000" w:rsidR="00000000" w:rsidRPr="00000000">
        <w:rPr>
          <w:b w:val="1"/>
          <w:bCs w:val="1"/>
          <w:rtl w:val="0"/>
        </w:rPr>
        <w:t xml:space="preserve">Realidad:</w:t>
      </w:r>
      <w:r w:rsidDel="00000000" w:rsidR="00000000" w:rsidRPr="00000000">
        <w:rPr>
          <w:rtl w:val="0"/>
        </w:rPr>
        <w:br w:type="textWrapping"/>
        <w:t xml:space="preserve">Campo dinámico de interacciones entre fuerzas, decisiones y condiciones. No es un objeto fijo, sino una red viva que se navega y se construye simultáneamente. Cada jugador, al actuar, modifica el tablero.</w:t>
      </w:r>
    </w:p>
    <w:p w:rsidR="00000000" w:rsidDel="00000000" w:rsidP="00000000" w:rsidRDefault="00000000" w:rsidRPr="00000000" w14:paraId="0000038D">
      <w:pPr>
        <w:ind w:left="708" w:firstLine="0"/>
        <w:rPr/>
      </w:pPr>
      <w:r w:rsidDel="00000000" w:rsidR="00000000" w:rsidRPr="00000000">
        <w:rPr>
          <w:b w:val="1"/>
          <w:bCs w:val="1"/>
          <w:rtl w:val="0"/>
        </w:rPr>
        <w:t xml:space="preserve">Tablero:</w:t>
      </w:r>
      <w:r w:rsidDel="00000000" w:rsidR="00000000" w:rsidRPr="00000000">
        <w:rPr>
          <w:rtl w:val="0"/>
        </w:rPr>
        <w:br w:type="textWrapping"/>
        <w:t xml:space="preserve">El marco material, ecológico, social y simbólico donde se desarrolla el juego. Representa las condiciones y los límites que posibilitan la acción. Cuidar el tablero es la tarea esencial de toda política, ética y economía lúcida.</w:t>
      </w:r>
    </w:p>
    <w:p w:rsidR="00000000" w:rsidDel="00000000" w:rsidP="00000000" w:rsidRDefault="00000000" w:rsidRPr="00000000" w14:paraId="0000038E">
      <w:pPr>
        <w:ind w:left="708" w:firstLine="0"/>
        <w:rPr/>
      </w:pPr>
      <w:r w:rsidDel="00000000" w:rsidR="00000000" w:rsidRPr="00000000">
        <w:rPr>
          <w:b w:val="1"/>
          <w:bCs w:val="1"/>
          <w:rtl w:val="0"/>
        </w:rPr>
        <w:t xml:space="preserve">Tensión fértil:</w:t>
      </w:r>
      <w:r w:rsidDel="00000000" w:rsidR="00000000" w:rsidRPr="00000000">
        <w:rPr>
          <w:rtl w:val="0"/>
        </w:rPr>
        <w:br w:type="textWrapping"/>
        <w:t xml:space="preserve">Dualidad creativa entre fuerzas opuestas que impulsan el movimiento. La tensión fértil no se elimina, se sostiene: de ella nacen la innovación, la belleza y el equilibrio.</w:t>
      </w:r>
    </w:p>
    <w:p w:rsidR="00000000" w:rsidDel="00000000" w:rsidP="00000000" w:rsidRDefault="00000000" w:rsidRPr="00000000" w14:paraId="0000038F">
      <w:pPr>
        <w:ind w:left="708" w:firstLine="0"/>
        <w:rPr/>
      </w:pPr>
      <w:r w:rsidDel="00000000" w:rsidR="00000000" w:rsidRPr="00000000">
        <w:rPr>
          <w:b w:val="1"/>
          <w:bCs w:val="1"/>
          <w:rtl w:val="0"/>
        </w:rPr>
        <w:t xml:space="preserve">Tiempo:</w:t>
      </w:r>
      <w:r w:rsidDel="00000000" w:rsidR="00000000" w:rsidRPr="00000000">
        <w:rPr>
          <w:rtl w:val="0"/>
        </w:rPr>
        <w:br w:type="textWrapping"/>
        <w:t xml:space="preserve">Dimensión cíclica del juego. No avanza en línea recta, sino en repeticiones que enseñan. El tiempo es el tablero invisible donde cada jugador aprende a mover mejor sus piezas.</w:t>
      </w:r>
    </w:p>
    <w:p w:rsidR="00000000" w:rsidDel="00000000" w:rsidP="00000000" w:rsidRDefault="00000000" w:rsidRPr="00000000" w14:paraId="00000390">
      <w:pPr>
        <w:ind w:left="708" w:firstLine="0"/>
        <w:rPr/>
      </w:pPr>
      <w:r w:rsidDel="00000000" w:rsidR="00000000" w:rsidRPr="00000000">
        <w:rPr>
          <w:b w:val="1"/>
          <w:bCs w:val="1"/>
          <w:rtl w:val="0"/>
        </w:rPr>
        <w:t xml:space="preserve">Verdadero poder:</w:t>
      </w:r>
      <w:r w:rsidDel="00000000" w:rsidR="00000000" w:rsidRPr="00000000">
        <w:rPr>
          <w:rtl w:val="0"/>
        </w:rPr>
        <w:br w:type="textWrapping"/>
        <w:t xml:space="preserve">Capacidad de sostener tensiones sin romper el tablero. No consiste en dominar, sino en mantener el equilibrio entre fuerzas, garantizando la continuidad del juego común.</w:t>
      </w:r>
    </w:p>
    <w:p w:rsidR="00000000" w:rsidDel="00000000" w:rsidP="00000000" w:rsidRDefault="00000000" w:rsidRPr="00000000" w14:paraId="00000391">
      <w:pPr>
        <w:ind w:left="708" w:firstLine="0"/>
        <w:rPr/>
      </w:pPr>
      <w:r w:rsidDel="00000000" w:rsidR="00000000" w:rsidRPr="00000000">
        <w:rPr>
          <w:rtl w:val="0"/>
        </w:rPr>
        <w:t xml:space="preserve">REFERENCIA BILIOGRAFICA 1:</w:t>
      </w:r>
    </w:p>
    <w:p w:rsidR="00000000" w:rsidDel="00000000" w:rsidP="00000000" w:rsidRDefault="00000000" w:rsidRPr="00000000" w14:paraId="00000392">
      <w:pPr>
        <w:pStyle w:val="Heading1"/>
        <w:ind w:left="708" w:firstLine="0"/>
        <w:rPr/>
      </w:pPr>
      <w:bookmarkStart w:colFirst="0" w:colLast="0" w:name="_heading=h.887n67c22c4h" w:id="33"/>
      <w:bookmarkEnd w:id="33"/>
      <w:r w:rsidDel="00000000" w:rsidR="00000000" w:rsidRPr="00000000">
        <w:rPr>
          <w:rtl w:val="0"/>
        </w:rPr>
        <w:t xml:space="preserve">Bibliografía</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Apple Inc.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Product Environmental Report – iPhone.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Cupertino, CA: Apple Inc.</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Ashraf, M. N., Hussain, S., Mubeen,, K., &amp; Ahmad, A. (2020 Vol.12 Nro. 17). Investigation of Input and Output Energy for Wheat Production in Pakistan.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Sustainability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6884. doi:10.3390/su12176884</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Axelrod, R. (1984).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Evolution of Cooperation.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York, NY: Basic Books.</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Daly, H. E. (1996).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Beyond Growth: The Economics of Sustainable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Boston, MA: Beacon Press.</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Decker, K. (2009).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Low-Tech Magazine.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el 2 de Noviembre de 2025, de The Embodied Energy of Information Technology: https://www.lowtechmagazine.com</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Ellingsen, L. A., Singh, B., &amp; Singh, B. (2014). The Life Cycle Environmental Impact of Electric Vehicles – A Review.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Journal of Industrial Ecology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Eskandari, H. (2023). Irrigated Wheat Energy Efficiency Analysis.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International Journal of Energy Economics and Policy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254-263.</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Georgescu-Roegen, N. (1971).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Entropy Law and the Economic Process.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Cambridge, MA: Harvard University Press.</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Hall, C. A., Balogh, S., &amp; Murphy, D. J. (2014). What is the EROI of global oil production?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Sustainability, 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3730–3754. doi:10.3390/su6063730</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Hardin, G. (1968). The Tragedy of the Commons.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Science, 162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(3859), 1243–1248.</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Institute for Applied Systems Analysis; IIASA. (2012).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Global Energy Assessment – Energy Primer.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Laxenburg: IIASA. Obtenido de https://www.iiasa.ac.at/web/home/research/Flagship-Projects/Global-Energy-Assessment/GEA_Online_Products.html</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Malthus, T. R. (1798).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An Essay on the Principle of Population.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London: J. Johnson.</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Meadows, D. H., Meadows, D. L., Randers, J., &amp; &amp; Behrens, W. W. (1972).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limits to growth.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York: Universe Books.</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Mills, E. (2025). Global meta-analysis of controlled agriculture systems.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npj Sustainable Agriculture, 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n/a.</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Murphy, D. J., &amp; Hall, C. A. (2011). Energy Return on Investment. En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Energy and the Wealth of Nations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(págs. 3-20). New York: Springer.</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Nash, J. F. (1950). Equilibrium points in n-person games.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Proceedings of the National Academy of Sciences, 36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48–49.</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Odum, H. T. (1996).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Environmental Accounting: Emergy and Environmental Decision Making.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York, NY: Wiley.</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Ordóñez Durán, J. F. (University of Barcelona (Dipòsit Digital UB) de Barcelona de 2020).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Embodied Energy and Product Lifespan in Smartphones: Modular Case Study.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Obtenido de Tesis (Master/Doctorado)</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Ostrom, E. (1990).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Governing the Commons: The Evolution of Institutions for Collective 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Cambridge: Cambridge University Press.</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Romare, M., &amp; Dahllöf, L. (2017).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Life Cycle Energy Consumption of Lithium-Ion Batteries.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Stockholm: IVL Swedish Environmental Research Institute.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Schelling, T. C. (1960).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Strategy of Conflict.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Cambridge, MA: Harvard University Press.</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Schlote, H. (06 de Julio de 2019).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Embodied energy in consumer electronics: iPhone 4S case study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el 2025, de Harry Schlote: harryschlote.com</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Shapley, L. S. (1953). A value for n-person games. En L. S. Shapley,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Contributions to the Theory of Games 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(págs. 307–317). Princeton, NJ: Princeton University Press.</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Smil, V. (2017).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Energy and Civilization: A History.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Cambridge, MA: MIT Press.</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Transition Culture. (2020).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Chat with The Nation: How Much Energy Is in a Litre of Petrol?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el 12 de Febrero de 2025, de Dipòsit Digital de la Universitat de Barcelona: https://diposit.ub.edu</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von Neumann, J., &amp; Morgenstern, O. (1944).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Theory of Games and Economic Behavior.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Princeton, NJ: Princeton University Press.</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Warwick Manufacturing Group (WMG), University of Warwick.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Energy Analysis of Lithium-Ion Battery Production.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Coventry, UK: University of Warwick – WMG.</w:t>
      </w:r>
    </w:p>
    <w:p w:rsidR="00000000" w:rsidDel="00000000" w:rsidP="00000000" w:rsidRDefault="00000000" w:rsidRPr="00000000" w14:paraId="000003AE">
      <w:pPr>
        <w:ind w:left="708" w:firstLine="0"/>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sectPr>
      <w:headerReference r:id="rId8" w:type="default"/>
      <w:foot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Filosofía del juego lúcido de la vida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A107C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107C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107C6"/>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107C6"/>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A107C6"/>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rsid w:val="00A107C6"/>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rsid w:val="00A107C6"/>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rsid w:val="00A107C6"/>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A107C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107C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107C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107C6"/>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A107C6"/>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A107C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107C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107C6"/>
    <w:rPr>
      <w:i w:val="1"/>
      <w:iCs w:val="1"/>
      <w:color w:val="404040" w:themeColor="text1" w:themeTint="0000BF"/>
    </w:rPr>
  </w:style>
  <w:style w:type="paragraph" w:styleId="Prrafodelista">
    <w:name w:val="List Paragraph"/>
    <w:basedOn w:val="Normal"/>
    <w:uiPriority w:val="34"/>
    <w:qFormat w:val="1"/>
    <w:rsid w:val="00A107C6"/>
    <w:pPr>
      <w:ind w:left="720"/>
      <w:contextualSpacing w:val="1"/>
    </w:pPr>
  </w:style>
  <w:style w:type="character" w:styleId="nfasisintenso">
    <w:name w:val="Intense Emphasis"/>
    <w:basedOn w:val="Fuentedeprrafopredeter"/>
    <w:uiPriority w:val="21"/>
    <w:qFormat w:val="1"/>
    <w:rsid w:val="00A107C6"/>
    <w:rPr>
      <w:i w:val="1"/>
      <w:iCs w:val="1"/>
      <w:color w:val="2f5496" w:themeColor="accent1" w:themeShade="0000BF"/>
    </w:rPr>
  </w:style>
  <w:style w:type="paragraph" w:styleId="Citadestacada">
    <w:name w:val="Intense Quote"/>
    <w:basedOn w:val="Normal"/>
    <w:next w:val="Normal"/>
    <w:link w:val="CitadestacadaCar"/>
    <w:uiPriority w:val="30"/>
    <w:qFormat w:val="1"/>
    <w:rsid w:val="00A107C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A107C6"/>
    <w:rPr>
      <w:i w:val="1"/>
      <w:iCs w:val="1"/>
      <w:color w:val="2f5496" w:themeColor="accent1" w:themeShade="0000BF"/>
    </w:rPr>
  </w:style>
  <w:style w:type="character" w:styleId="Referenciaintensa">
    <w:name w:val="Intense Reference"/>
    <w:basedOn w:val="Fuentedeprrafopredeter"/>
    <w:uiPriority w:val="32"/>
    <w:qFormat w:val="1"/>
    <w:rsid w:val="00A107C6"/>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8510A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510A9"/>
  </w:style>
  <w:style w:type="paragraph" w:styleId="Piedepgina">
    <w:name w:val="footer"/>
    <w:basedOn w:val="Normal"/>
    <w:link w:val="PiedepginaCar"/>
    <w:uiPriority w:val="99"/>
    <w:unhideWhenUsed w:val="1"/>
    <w:rsid w:val="008510A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510A9"/>
  </w:style>
  <w:style w:type="paragraph" w:styleId="Bibliografa">
    <w:name w:val="Bibliography"/>
    <w:basedOn w:val="Normal"/>
    <w:next w:val="Normal"/>
    <w:uiPriority w:val="37"/>
    <w:unhideWhenUsed w:val="1"/>
    <w:rsid w:val="00FE5807"/>
  </w:style>
  <w:style w:type="paragraph" w:styleId="TtuloTDC">
    <w:name w:val="TOC Heading"/>
    <w:basedOn w:val="Ttulo1"/>
    <w:next w:val="Normal"/>
    <w:uiPriority w:val="39"/>
    <w:unhideWhenUsed w:val="1"/>
    <w:qFormat w:val="1"/>
    <w:rsid w:val="00F55801"/>
    <w:pPr>
      <w:spacing w:after="0" w:before="240"/>
      <w:outlineLvl w:val="9"/>
    </w:pPr>
    <w:rPr>
      <w:kern w:val="0"/>
      <w:sz w:val="32"/>
      <w:szCs w:val="32"/>
      <w:lang w:eastAsia="es-MX"/>
    </w:rPr>
  </w:style>
  <w:style w:type="paragraph" w:styleId="TDC1">
    <w:name w:val="toc 1"/>
    <w:basedOn w:val="Normal"/>
    <w:next w:val="Normal"/>
    <w:autoRedefine w:val="1"/>
    <w:uiPriority w:val="39"/>
    <w:unhideWhenUsed w:val="1"/>
    <w:rsid w:val="00F55801"/>
    <w:pPr>
      <w:spacing w:after="100"/>
    </w:pPr>
  </w:style>
  <w:style w:type="paragraph" w:styleId="TDC2">
    <w:name w:val="toc 2"/>
    <w:basedOn w:val="Normal"/>
    <w:next w:val="Normal"/>
    <w:autoRedefine w:val="1"/>
    <w:uiPriority w:val="39"/>
    <w:unhideWhenUsed w:val="1"/>
    <w:rsid w:val="00F55801"/>
    <w:pPr>
      <w:spacing w:after="100"/>
      <w:ind w:left="220"/>
    </w:pPr>
  </w:style>
  <w:style w:type="paragraph" w:styleId="TDC3">
    <w:name w:val="toc 3"/>
    <w:basedOn w:val="Normal"/>
    <w:next w:val="Normal"/>
    <w:autoRedefine w:val="1"/>
    <w:uiPriority w:val="39"/>
    <w:unhideWhenUsed w:val="1"/>
    <w:rsid w:val="00F55801"/>
    <w:pPr>
      <w:spacing w:after="100"/>
      <w:ind w:left="440"/>
    </w:pPr>
  </w:style>
  <w:style w:type="character" w:styleId="Hipervnculo">
    <w:name w:val="Hyperlink"/>
    <w:basedOn w:val="Fuentedeprrafopredeter"/>
    <w:uiPriority w:val="99"/>
    <w:unhideWhenUsed w:val="1"/>
    <w:rsid w:val="00F55801"/>
    <w:rPr>
      <w:color w:val="0563c1" w:themeColor="hyperlink"/>
      <w:u w:val="single"/>
    </w:rPr>
  </w:style>
  <w:style w:type="character" w:styleId="Textoennegrita">
    <w:name w:val="Strong"/>
    <w:basedOn w:val="Fuentedeprrafopredeter"/>
    <w:uiPriority w:val="22"/>
    <w:qFormat w:val="1"/>
    <w:rsid w:val="000B66DF"/>
    <w:rPr>
      <w:b w:val="1"/>
      <w:bCs w:val="1"/>
    </w:rPr>
  </w:style>
  <w:style w:type="paragraph" w:styleId="NormalWeb">
    <w:name w:val="Normal (Web)"/>
    <w:basedOn w:val="Normal"/>
    <w:uiPriority w:val="99"/>
    <w:semiHidden w:val="1"/>
    <w:unhideWhenUsed w:val="1"/>
    <w:rsid w:val="000B66DF"/>
    <w:pPr>
      <w:spacing w:after="100" w:afterAutospacing="1" w:before="100" w:beforeAutospacing="1" w:line="240" w:lineRule="auto"/>
    </w:pPr>
    <w:rPr>
      <w:rFonts w:ascii="Times New Roman" w:cs="Times New Roman" w:eastAsia="Times New Roman" w:hAnsi="Times New Roman"/>
      <w:kern w:val="0"/>
      <w:sz w:val="24"/>
      <w:szCs w:val="24"/>
      <w:lang w:eastAsia="es-MX"/>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f2WKDYJ9rQTUaWec3vYJoXIig==">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2025-11-14T20:01:00Z</dcterms:created>
  <dc:creator>Daniel Simons</dc:creator>
</cp:coreProperties>
</file>